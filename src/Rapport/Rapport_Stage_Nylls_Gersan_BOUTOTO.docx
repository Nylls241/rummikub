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70914614" w:displacedByCustomXml="next"/>
    <w:bookmarkEnd w:id="0" w:displacedByCustomXml="next"/>
    <w:sdt>
      <w:sdtPr>
        <w:id w:val="926926738"/>
        <w:docPartObj>
          <w:docPartGallery w:val="Cover Pages"/>
          <w:docPartUnique/>
        </w:docPartObj>
      </w:sdtPr>
      <w:sdtContent>
        <w:p w14:paraId="2A75896F" w14:textId="3F08DFE7" w:rsidR="00F948B3" w:rsidRDefault="00022BAC" w:rsidP="00BE020D">
          <w:r>
            <w:rPr>
              <w:noProof/>
              <w:lang w:val="en-US"/>
            </w:rPr>
            <w:drawing>
              <wp:anchor distT="0" distB="0" distL="114300" distR="114300" simplePos="0" relativeHeight="251658241" behindDoc="1" locked="0" layoutInCell="1" allowOverlap="1" wp14:anchorId="4B6DC1B2" wp14:editId="473583F0">
                <wp:simplePos x="0" y="0"/>
                <wp:positionH relativeFrom="page">
                  <wp:posOffset>4474210</wp:posOffset>
                </wp:positionH>
                <wp:positionV relativeFrom="paragraph">
                  <wp:posOffset>1270</wp:posOffset>
                </wp:positionV>
                <wp:extent cx="3068320" cy="975360"/>
                <wp:effectExtent l="0" t="0" r="0" b="0"/>
                <wp:wrapSquare wrapText="bothSides"/>
                <wp:docPr id="184522421" name="Image 2" descr="Une image contenant Graphique, texte, Polic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421" name="Image 2" descr="Une image contenant Graphique, texte, Police, graphis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8320" cy="975360"/>
                        </a:xfrm>
                        <a:prstGeom prst="rect">
                          <a:avLst/>
                        </a:prstGeom>
                      </pic:spPr>
                    </pic:pic>
                  </a:graphicData>
                </a:graphic>
                <wp14:sizeRelH relativeFrom="margin">
                  <wp14:pctWidth>0</wp14:pctWidth>
                </wp14:sizeRelH>
                <wp14:sizeRelV relativeFrom="margin">
                  <wp14:pctHeight>0</wp14:pctHeight>
                </wp14:sizeRelV>
              </wp:anchor>
            </w:drawing>
          </w:r>
          <w:r w:rsidR="00D071AE">
            <w:rPr>
              <w:noProof/>
              <w:lang w:val="en-US"/>
            </w:rPr>
            <w:drawing>
              <wp:anchor distT="0" distB="0" distL="114300" distR="114300" simplePos="0" relativeHeight="251658240" behindDoc="1" locked="0" layoutInCell="1" allowOverlap="1" wp14:anchorId="27BDFB4D" wp14:editId="325FB618">
                <wp:simplePos x="0" y="0"/>
                <wp:positionH relativeFrom="column">
                  <wp:posOffset>-490220</wp:posOffset>
                </wp:positionH>
                <wp:positionV relativeFrom="paragraph">
                  <wp:posOffset>132715</wp:posOffset>
                </wp:positionV>
                <wp:extent cx="2880995" cy="962660"/>
                <wp:effectExtent l="0" t="0" r="0" b="8890"/>
                <wp:wrapThrough wrapText="bothSides">
                  <wp:wrapPolygon edited="0">
                    <wp:start x="0" y="0"/>
                    <wp:lineTo x="0" y="21372"/>
                    <wp:lineTo x="21424" y="21372"/>
                    <wp:lineTo x="21424" y="0"/>
                    <wp:lineTo x="0" y="0"/>
                  </wp:wrapPolygon>
                </wp:wrapThrough>
                <wp:docPr id="1662728701"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8701" name="Image 1" descr="Une image contenant texte, Police, capture d’écran, conceptio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995" cy="962660"/>
                        </a:xfrm>
                        <a:prstGeom prst="rect">
                          <a:avLst/>
                        </a:prstGeom>
                      </pic:spPr>
                    </pic:pic>
                  </a:graphicData>
                </a:graphic>
                <wp14:sizeRelH relativeFrom="margin">
                  <wp14:pctWidth>0</wp14:pctWidth>
                </wp14:sizeRelH>
                <wp14:sizeRelV relativeFrom="margin">
                  <wp14:pctHeight>0</wp14:pctHeight>
                </wp14:sizeRelV>
              </wp:anchor>
            </w:drawing>
          </w:r>
        </w:p>
        <w:p w14:paraId="3BD1AD07" w14:textId="33709086" w:rsidR="00F91D72" w:rsidRDefault="00F91D72" w:rsidP="00F55A3F">
          <w:pPr>
            <w:ind w:left="1416"/>
            <w:jc w:val="center"/>
            <w:rPr>
              <w:lang w:val="en-US"/>
            </w:rPr>
          </w:pPr>
        </w:p>
        <w:p w14:paraId="5AC731BF" w14:textId="77777777" w:rsidR="00C636D6" w:rsidRDefault="00C636D6" w:rsidP="00C636D6">
          <w:pPr>
            <w:spacing w:line="240" w:lineRule="auto"/>
            <w:rPr>
              <w:lang w:val="en-US"/>
            </w:rPr>
          </w:pPr>
        </w:p>
        <w:p w14:paraId="011128A2" w14:textId="77777777" w:rsidR="00B006ED" w:rsidRDefault="00B006ED" w:rsidP="00C636D6">
          <w:pPr>
            <w:spacing w:line="240" w:lineRule="auto"/>
            <w:rPr>
              <w:lang w:val="en-US"/>
            </w:rPr>
          </w:pPr>
        </w:p>
        <w:p w14:paraId="07B39007" w14:textId="79474842" w:rsidR="00D312C7" w:rsidRPr="00930323" w:rsidRDefault="000F4B40" w:rsidP="000438A1">
          <w:pPr>
            <w:spacing w:after="0" w:line="240" w:lineRule="auto"/>
            <w:rPr>
              <w:rFonts w:ascii="Bahnschrift Condensed" w:hAnsi="Bahnschrift Condensed" w:cs="Arial"/>
              <w:i/>
              <w:iCs/>
              <w:sz w:val="22"/>
              <w:szCs w:val="22"/>
            </w:rPr>
          </w:pPr>
          <w:r w:rsidRPr="00930323">
            <w:rPr>
              <w:rFonts w:ascii="Bahnschrift Condensed" w:hAnsi="Bahnschrift Condensed" w:cs="Arial"/>
              <w:i/>
              <w:iCs/>
              <w:sz w:val="22"/>
              <w:szCs w:val="22"/>
            </w:rPr>
            <w:t xml:space="preserve">  </w:t>
          </w:r>
          <w:r w:rsidR="00D554FB" w:rsidRPr="00930323">
            <w:rPr>
              <w:rFonts w:ascii="Bahnschrift Condensed" w:hAnsi="Bahnschrift Condensed" w:cs="Arial"/>
              <w:i/>
              <w:iCs/>
              <w:sz w:val="22"/>
              <w:szCs w:val="22"/>
            </w:rPr>
            <w:t>10</w:t>
          </w:r>
          <w:r w:rsidR="007C56B8" w:rsidRPr="00930323">
            <w:rPr>
              <w:rFonts w:ascii="Bahnschrift Condensed" w:hAnsi="Bahnschrift Condensed" w:cs="Arial"/>
              <w:i/>
              <w:iCs/>
              <w:sz w:val="22"/>
              <w:szCs w:val="22"/>
            </w:rPr>
            <w:t>-12 Av de l’Europe, 78</w:t>
          </w:r>
          <w:r w:rsidR="00404729" w:rsidRPr="00930323">
            <w:rPr>
              <w:rFonts w:ascii="Bahnschrift Condensed" w:hAnsi="Bahnschrift Condensed" w:cs="Arial"/>
              <w:i/>
              <w:iCs/>
              <w:sz w:val="22"/>
              <w:szCs w:val="22"/>
            </w:rPr>
            <w:t>140</w:t>
          </w:r>
          <w:r w:rsidR="00AE0ED7" w:rsidRPr="00930323">
            <w:rPr>
              <w:rFonts w:ascii="Bahnschrift Condensed" w:hAnsi="Bahnschrift Condensed" w:cs="Arial"/>
              <w:i/>
              <w:iCs/>
              <w:sz w:val="22"/>
              <w:szCs w:val="22"/>
            </w:rPr>
            <w:t xml:space="preserve">                                                                                                      </w:t>
          </w:r>
          <w:r w:rsidR="002B1360" w:rsidRPr="00930323">
            <w:rPr>
              <w:rFonts w:ascii="Bahnschrift Condensed" w:hAnsi="Bahnschrift Condensed" w:cs="Arial"/>
              <w:i/>
              <w:iCs/>
              <w:sz w:val="22"/>
              <w:szCs w:val="22"/>
            </w:rPr>
            <w:t xml:space="preserve">   </w:t>
          </w:r>
          <w:r w:rsidR="00AE0ED7" w:rsidRPr="00930323">
            <w:rPr>
              <w:rFonts w:ascii="Bahnschrift Condensed" w:hAnsi="Bahnschrift Condensed" w:cs="Arial"/>
              <w:i/>
              <w:iCs/>
              <w:sz w:val="22"/>
              <w:szCs w:val="22"/>
            </w:rPr>
            <w:t xml:space="preserve">  </w:t>
          </w:r>
          <w:r w:rsidR="00D66FA9" w:rsidRPr="00930323">
            <w:rPr>
              <w:rFonts w:ascii="Bahnschrift Condensed" w:hAnsi="Bahnschrift Condensed" w:cs="Arial"/>
              <w:i/>
              <w:iCs/>
              <w:sz w:val="22"/>
              <w:szCs w:val="22"/>
            </w:rPr>
            <w:t>122 Av Général Leclerc</w:t>
          </w:r>
          <w:r w:rsidR="007B298E" w:rsidRPr="00930323">
            <w:rPr>
              <w:rFonts w:ascii="Bahnschrift Condensed" w:hAnsi="Bahnschrift Condensed" w:cs="Arial"/>
              <w:i/>
              <w:iCs/>
              <w:sz w:val="22"/>
              <w:szCs w:val="22"/>
            </w:rPr>
            <w:t xml:space="preserve">, </w:t>
          </w:r>
        </w:p>
        <w:p w14:paraId="100000C3" w14:textId="496315C7" w:rsidR="00404729" w:rsidRPr="00930323" w:rsidRDefault="000F4B40" w:rsidP="000438A1">
          <w:pPr>
            <w:spacing w:after="0"/>
            <w:rPr>
              <w:rFonts w:ascii="Bahnschrift Condensed" w:hAnsi="Bahnschrift Condensed" w:cs="Arial"/>
              <w:i/>
              <w:iCs/>
              <w:sz w:val="22"/>
              <w:szCs w:val="22"/>
            </w:rPr>
          </w:pPr>
          <w:r w:rsidRPr="00930323">
            <w:rPr>
              <w:rFonts w:ascii="Bahnschrift Condensed" w:hAnsi="Bahnschrift Condensed" w:cs="Arial"/>
              <w:i/>
              <w:iCs/>
              <w:sz w:val="22"/>
              <w:szCs w:val="22"/>
            </w:rPr>
            <w:t xml:space="preserve">  </w:t>
          </w:r>
          <w:r w:rsidR="00404729" w:rsidRPr="00930323">
            <w:rPr>
              <w:rFonts w:ascii="Bahnschrift Condensed" w:hAnsi="Bahnschrift Condensed" w:cs="Arial"/>
              <w:i/>
              <w:iCs/>
              <w:sz w:val="22"/>
              <w:szCs w:val="22"/>
            </w:rPr>
            <w:t xml:space="preserve">Vélizy-Villacoublay, </w:t>
          </w:r>
          <w:r w:rsidR="00B006ED" w:rsidRPr="00930323">
            <w:rPr>
              <w:rFonts w:ascii="Bahnschrift Condensed" w:hAnsi="Bahnschrift Condensed" w:cs="Arial"/>
              <w:i/>
              <w:iCs/>
              <w:sz w:val="22"/>
              <w:szCs w:val="22"/>
            </w:rPr>
            <w:t xml:space="preserve">France </w:t>
          </w:r>
          <w:r w:rsidR="00A14311" w:rsidRPr="00930323">
            <w:rPr>
              <w:rFonts w:ascii="Bahnschrift Condensed" w:hAnsi="Bahnschrift Condensed" w:cs="Arial"/>
              <w:i/>
              <w:iCs/>
              <w:sz w:val="22"/>
              <w:szCs w:val="22"/>
            </w:rPr>
            <w:t xml:space="preserve"> </w:t>
          </w:r>
          <w:r w:rsidR="00AE0ED7" w:rsidRPr="00930323">
            <w:rPr>
              <w:rFonts w:ascii="Bahnschrift Condensed" w:hAnsi="Bahnschrift Condensed" w:cs="Arial"/>
              <w:i/>
              <w:iCs/>
              <w:sz w:val="22"/>
              <w:szCs w:val="22"/>
            </w:rPr>
            <w:t xml:space="preserve">                                                                                                  </w:t>
          </w:r>
          <w:r w:rsidR="00E15E8A" w:rsidRPr="00930323">
            <w:rPr>
              <w:rFonts w:ascii="Bahnschrift Condensed" w:hAnsi="Bahnschrift Condensed" w:cs="Arial"/>
              <w:i/>
              <w:iCs/>
              <w:sz w:val="22"/>
              <w:szCs w:val="22"/>
            </w:rPr>
            <w:t>92100</w:t>
          </w:r>
          <w:r w:rsidR="003B3B86" w:rsidRPr="00930323">
            <w:rPr>
              <w:rFonts w:ascii="Bahnschrift Condensed" w:hAnsi="Bahnschrift Condensed" w:cs="Arial"/>
              <w:i/>
              <w:iCs/>
              <w:sz w:val="22"/>
              <w:szCs w:val="22"/>
            </w:rPr>
            <w:t xml:space="preserve"> </w:t>
          </w:r>
          <w:r w:rsidR="00A14311" w:rsidRPr="00930323">
            <w:rPr>
              <w:rFonts w:ascii="Bahnschrift Condensed" w:hAnsi="Bahnschrift Condensed" w:cs="Arial"/>
              <w:i/>
              <w:iCs/>
              <w:sz w:val="22"/>
              <w:szCs w:val="22"/>
            </w:rPr>
            <w:t>Boulogne-Billancourt, Fra</w:t>
          </w:r>
          <w:r w:rsidR="0059634C" w:rsidRPr="00930323">
            <w:rPr>
              <w:rFonts w:ascii="Bahnschrift Condensed" w:hAnsi="Bahnschrift Condensed" w:cs="Arial"/>
              <w:i/>
              <w:iCs/>
              <w:sz w:val="22"/>
              <w:szCs w:val="22"/>
            </w:rPr>
            <w:t>nce</w:t>
          </w:r>
        </w:p>
        <w:p w14:paraId="3BFF4941" w14:textId="77777777" w:rsidR="00243FC3" w:rsidRDefault="00243FC3" w:rsidP="000F4B40">
          <w:pPr>
            <w:spacing w:line="240" w:lineRule="auto"/>
          </w:pPr>
        </w:p>
        <w:p w14:paraId="46F181CE" w14:textId="77777777" w:rsidR="00F07DFC" w:rsidRDefault="00421218" w:rsidP="000438A1">
          <w:pPr>
            <w:spacing w:after="0"/>
            <w:rPr>
              <w:sz w:val="22"/>
              <w:szCs w:val="22"/>
            </w:rPr>
          </w:pPr>
          <w:r>
            <w:rPr>
              <w:sz w:val="22"/>
              <w:szCs w:val="22"/>
            </w:rPr>
            <w:t xml:space="preserve"> </w:t>
          </w:r>
        </w:p>
        <w:p w14:paraId="088E9ACF" w14:textId="2EB17A33" w:rsidR="000438A1" w:rsidRPr="00D52C48" w:rsidRDefault="000A16D6" w:rsidP="000438A1">
          <w:pPr>
            <w:spacing w:after="0"/>
            <w:rPr>
              <w:rFonts w:asciiTheme="majorHAnsi" w:hAnsiTheme="majorHAnsi" w:cs="Arial"/>
              <w:sz w:val="22"/>
              <w:szCs w:val="22"/>
              <w:lang w:val="en-US"/>
            </w:rPr>
          </w:pPr>
          <w:r w:rsidRPr="00D52C48">
            <w:rPr>
              <w:rFonts w:asciiTheme="majorHAnsi" w:hAnsiTheme="majorHAnsi" w:cs="Arial"/>
              <w:sz w:val="22"/>
              <w:szCs w:val="22"/>
              <w:lang w:val="en-US"/>
            </w:rPr>
            <w:t>Referent teacher</w:t>
          </w:r>
          <w:r w:rsidR="006C1251" w:rsidRPr="00D52C48">
            <w:rPr>
              <w:rFonts w:asciiTheme="majorHAnsi" w:hAnsiTheme="majorHAnsi" w:cs="Arial"/>
              <w:sz w:val="22"/>
              <w:szCs w:val="22"/>
              <w:lang w:val="en-US"/>
            </w:rPr>
            <w:t>:</w:t>
          </w:r>
          <w:r w:rsidR="00006BB3" w:rsidRPr="00D52C48">
            <w:rPr>
              <w:rFonts w:asciiTheme="majorHAnsi" w:hAnsiTheme="majorHAnsi" w:cs="Arial"/>
              <w:sz w:val="22"/>
              <w:szCs w:val="22"/>
              <w:lang w:val="en-US"/>
            </w:rPr>
            <w:t xml:space="preserve"> </w:t>
          </w:r>
          <w:r w:rsidR="000F4B40" w:rsidRPr="00D52C48">
            <w:rPr>
              <w:rFonts w:asciiTheme="majorHAnsi" w:hAnsiTheme="majorHAnsi" w:cs="Arial"/>
              <w:sz w:val="22"/>
              <w:szCs w:val="22"/>
              <w:lang w:val="en-US"/>
            </w:rPr>
            <w:t xml:space="preserve">                                                                                              </w:t>
          </w:r>
          <w:r w:rsidR="00421218" w:rsidRPr="00D52C48">
            <w:rPr>
              <w:rFonts w:asciiTheme="majorHAnsi" w:hAnsiTheme="majorHAnsi" w:cs="Arial"/>
              <w:sz w:val="22"/>
              <w:szCs w:val="22"/>
              <w:lang w:val="en-US"/>
            </w:rPr>
            <w:t xml:space="preserve">            </w:t>
          </w:r>
          <w:r w:rsidRPr="00D52C48">
            <w:rPr>
              <w:rFonts w:asciiTheme="majorHAnsi" w:hAnsiTheme="majorHAnsi" w:cs="Arial"/>
              <w:sz w:val="22"/>
              <w:szCs w:val="22"/>
              <w:lang w:val="en-US"/>
            </w:rPr>
            <w:t xml:space="preserve">      </w:t>
          </w:r>
          <w:r w:rsidR="00D52C48" w:rsidRPr="00D52C48">
            <w:rPr>
              <w:rFonts w:asciiTheme="majorHAnsi" w:hAnsiTheme="majorHAnsi" w:cs="Arial"/>
              <w:sz w:val="22"/>
              <w:szCs w:val="22"/>
              <w:lang w:val="en-US"/>
            </w:rPr>
            <w:t xml:space="preserve">     </w:t>
          </w:r>
          <w:r w:rsidR="009C02EA">
            <w:rPr>
              <w:rFonts w:asciiTheme="majorHAnsi" w:hAnsiTheme="majorHAnsi" w:cs="Arial"/>
              <w:sz w:val="22"/>
              <w:szCs w:val="22"/>
              <w:lang w:val="en-US"/>
            </w:rPr>
            <w:t xml:space="preserve">        </w:t>
          </w:r>
          <w:r w:rsidR="00BC759D" w:rsidRPr="00D52C48">
            <w:rPr>
              <w:rFonts w:asciiTheme="majorHAnsi" w:hAnsiTheme="majorHAnsi" w:cs="Arial"/>
              <w:sz w:val="22"/>
              <w:szCs w:val="22"/>
              <w:lang w:val="en-US"/>
            </w:rPr>
            <w:t>Tutor</w:t>
          </w:r>
          <w:r w:rsidR="000F4B40" w:rsidRPr="00D52C48">
            <w:rPr>
              <w:rFonts w:asciiTheme="majorHAnsi" w:hAnsiTheme="majorHAnsi" w:cs="Arial"/>
              <w:sz w:val="22"/>
              <w:szCs w:val="22"/>
              <w:lang w:val="en-US"/>
            </w:rPr>
            <w:t xml:space="preserve">: </w:t>
          </w:r>
        </w:p>
        <w:p w14:paraId="2DC47411" w14:textId="322CFD83" w:rsidR="003C7700" w:rsidRPr="00EB2A46" w:rsidRDefault="006C1251" w:rsidP="000438A1">
          <w:pPr>
            <w:spacing w:after="0"/>
            <w:rPr>
              <w:b/>
              <w:bCs/>
              <w:sz w:val="22"/>
              <w:szCs w:val="22"/>
              <w:lang w:val="en-US"/>
            </w:rPr>
          </w:pPr>
          <w:r w:rsidRPr="00EB2A46">
            <w:rPr>
              <w:b/>
              <w:bCs/>
              <w:sz w:val="22"/>
              <w:szCs w:val="22"/>
              <w:lang w:val="en-US"/>
            </w:rPr>
            <w:t>Dhekra ABOUDA-FOUGEROUSSE</w:t>
          </w:r>
          <w:r w:rsidR="000F4B40" w:rsidRPr="00EB2A46">
            <w:rPr>
              <w:b/>
              <w:bCs/>
              <w:sz w:val="22"/>
              <w:szCs w:val="22"/>
              <w:lang w:val="en-US"/>
            </w:rPr>
            <w:t xml:space="preserve">                                                                   </w:t>
          </w:r>
          <w:r w:rsidR="00421218" w:rsidRPr="00EB2A46">
            <w:rPr>
              <w:b/>
              <w:bCs/>
              <w:sz w:val="22"/>
              <w:szCs w:val="22"/>
              <w:lang w:val="en-US"/>
            </w:rPr>
            <w:t xml:space="preserve">            </w:t>
          </w:r>
          <w:r w:rsidR="000F4B40" w:rsidRPr="00EB2A46">
            <w:rPr>
              <w:b/>
              <w:bCs/>
              <w:sz w:val="22"/>
              <w:szCs w:val="22"/>
              <w:lang w:val="en-US"/>
            </w:rPr>
            <w:t xml:space="preserve">  </w:t>
          </w:r>
          <w:r w:rsidR="009C02EA">
            <w:rPr>
              <w:b/>
              <w:bCs/>
              <w:sz w:val="22"/>
              <w:szCs w:val="22"/>
              <w:lang w:val="en-US"/>
            </w:rPr>
            <w:t xml:space="preserve"> </w:t>
          </w:r>
          <w:r w:rsidR="000F4B40" w:rsidRPr="00EB2A46">
            <w:rPr>
              <w:b/>
              <w:bCs/>
              <w:sz w:val="22"/>
              <w:szCs w:val="22"/>
              <w:lang w:val="en-US"/>
            </w:rPr>
            <w:t>Florian LEMAITRE</w:t>
          </w:r>
        </w:p>
        <w:p w14:paraId="772F044C" w14:textId="61D5CC1C" w:rsidR="00F91D72" w:rsidRPr="00EB2A46" w:rsidRDefault="00F91D72">
          <w:pPr>
            <w:rPr>
              <w:lang w:val="en-US"/>
            </w:rPr>
          </w:pPr>
        </w:p>
        <w:p w14:paraId="7A157750" w14:textId="77777777" w:rsidR="00421218" w:rsidRPr="00EB2A46" w:rsidRDefault="00421218">
          <w:pPr>
            <w:rPr>
              <w:lang w:val="en-US"/>
            </w:rPr>
          </w:pPr>
        </w:p>
        <w:p w14:paraId="12EAD856" w14:textId="77777777" w:rsidR="003A7C7A" w:rsidRDefault="004C69AA">
          <w:pPr>
            <w:rPr>
              <w:lang w:val="en-US"/>
            </w:rPr>
          </w:pPr>
          <w:r w:rsidRPr="00EB2A46">
            <w:rPr>
              <w:lang w:val="en-US"/>
            </w:rPr>
            <w:t xml:space="preserve">                                    </w:t>
          </w:r>
          <w:r w:rsidR="003A7C7A">
            <w:rPr>
              <w:lang w:val="en-US"/>
            </w:rPr>
            <w:t xml:space="preserve">           </w:t>
          </w:r>
        </w:p>
        <w:p w14:paraId="1A4E9542" w14:textId="7CA323DE" w:rsidR="004C69AA" w:rsidRPr="003A7C7A" w:rsidRDefault="003A7C7A" w:rsidP="003A7C7A">
          <w:pPr>
            <w:jc w:val="center"/>
            <w:rPr>
              <w:rFonts w:ascii="Arial" w:hAnsi="Arial" w:cs="Arial"/>
              <w:b/>
              <w:bCs/>
              <w:sz w:val="40"/>
              <w:szCs w:val="40"/>
              <w:lang w:val="en-US"/>
            </w:rPr>
          </w:pPr>
          <w:r w:rsidRPr="003A7C7A">
            <w:rPr>
              <w:rFonts w:ascii="Arial" w:hAnsi="Arial" w:cs="Arial"/>
              <w:b/>
              <w:bCs/>
              <w:sz w:val="40"/>
              <w:szCs w:val="40"/>
              <w:lang w:val="en-US"/>
            </w:rPr>
            <w:t>INTERNSHIP REPORT</w:t>
          </w:r>
        </w:p>
        <w:p w14:paraId="6B491BD6" w14:textId="32BB49EB" w:rsidR="00E36995" w:rsidRPr="00EB2A46" w:rsidRDefault="004C69AA">
          <w:pPr>
            <w:rPr>
              <w:lang w:val="en-US"/>
            </w:rPr>
          </w:pPr>
          <w:r w:rsidRPr="00EB2A46">
            <w:rPr>
              <w:lang w:val="en-US"/>
            </w:rPr>
            <w:t xml:space="preserve">                                  </w:t>
          </w:r>
        </w:p>
        <w:p w14:paraId="706DE353" w14:textId="40FCA838" w:rsidR="00421218" w:rsidRDefault="00A96600" w:rsidP="009F3D39">
          <w:pPr>
            <w:jc w:val="center"/>
            <w:rPr>
              <w:lang w:val="en-US"/>
            </w:rPr>
          </w:pPr>
          <w:r w:rsidRPr="00760492">
            <w:rPr>
              <w:b/>
              <w:bCs/>
              <w:sz w:val="22"/>
              <w:szCs w:val="22"/>
              <w:lang w:val="en-US"/>
            </w:rPr>
            <w:t>Engineering</w:t>
          </w:r>
          <w:r w:rsidRPr="0048400A">
            <w:rPr>
              <w:b/>
              <w:bCs/>
              <w:lang w:val="en-US"/>
            </w:rPr>
            <w:t xml:space="preserve"> school </w:t>
          </w:r>
          <w:r w:rsidR="00E36995" w:rsidRPr="0048400A">
            <w:rPr>
              <w:b/>
              <w:bCs/>
              <w:lang w:val="en-US"/>
            </w:rPr>
            <w:t>internship</w:t>
          </w:r>
          <w:r w:rsidR="00E36995" w:rsidRPr="004C69AA">
            <w:rPr>
              <w:lang w:val="en-US"/>
            </w:rPr>
            <w:t>:</w:t>
          </w:r>
          <w:r w:rsidRPr="004C69AA">
            <w:rPr>
              <w:lang w:val="en-US"/>
            </w:rPr>
            <w:t xml:space="preserve"> </w:t>
          </w:r>
          <w:r w:rsidR="004C69AA" w:rsidRPr="004C69AA">
            <w:rPr>
              <w:lang w:val="en-US"/>
            </w:rPr>
            <w:t xml:space="preserve">May 2024 </w:t>
          </w:r>
          <w:r w:rsidR="004C69AA">
            <w:rPr>
              <w:lang w:val="en-US"/>
            </w:rPr>
            <w:t>–</w:t>
          </w:r>
          <w:r w:rsidR="004C69AA" w:rsidRPr="004C69AA">
            <w:rPr>
              <w:lang w:val="en-US"/>
            </w:rPr>
            <w:t xml:space="preserve"> A</w:t>
          </w:r>
          <w:r w:rsidR="004C69AA">
            <w:rPr>
              <w:lang w:val="en-US"/>
            </w:rPr>
            <w:t>ugust 2024</w:t>
          </w:r>
        </w:p>
        <w:p w14:paraId="67994527" w14:textId="77777777" w:rsidR="00E36995" w:rsidRPr="00580CAC" w:rsidRDefault="00E36995">
          <w:pPr>
            <w:rPr>
              <w:sz w:val="32"/>
              <w:szCs w:val="32"/>
              <w:lang w:val="en-US"/>
            </w:rPr>
          </w:pPr>
        </w:p>
        <w:tbl>
          <w:tblPr>
            <w:tblStyle w:val="TableGrid"/>
            <w:tblW w:w="9923" w:type="dxa"/>
            <w:tblInd w:w="-147" w:type="dxa"/>
            <w:tblLook w:val="04A0" w:firstRow="1" w:lastRow="0" w:firstColumn="1" w:lastColumn="0" w:noHBand="0" w:noVBand="1"/>
          </w:tblPr>
          <w:tblGrid>
            <w:gridCol w:w="9923"/>
          </w:tblGrid>
          <w:tr w:rsidR="00E36995" w:rsidRPr="000F216D" w14:paraId="2D685C01" w14:textId="77777777" w:rsidTr="15E9EE4B">
            <w:tc>
              <w:tcPr>
                <w:tcW w:w="9923" w:type="dxa"/>
              </w:tcPr>
              <w:p w14:paraId="594B00BE" w14:textId="14CE2F2A" w:rsidR="00F07DFC" w:rsidRPr="00540252" w:rsidRDefault="00832773" w:rsidP="00DF7323">
                <w:pPr>
                  <w:jc w:val="center"/>
                  <w:rPr>
                    <w:rFonts w:ascii="Arial" w:hAnsi="Arial" w:cs="Arial"/>
                    <w:b/>
                    <w:bCs/>
                    <w:sz w:val="40"/>
                    <w:szCs w:val="40"/>
                    <w:lang w:val="en-US"/>
                  </w:rPr>
                </w:pPr>
                <w:r w:rsidRPr="00832773">
                  <w:rPr>
                    <w:rFonts w:ascii="Arial" w:hAnsi="Arial" w:cs="Arial"/>
                    <w:b/>
                    <w:bCs/>
                    <w:sz w:val="40"/>
                    <w:szCs w:val="40"/>
                    <w:lang w:val="en-US"/>
                  </w:rPr>
                  <w:t xml:space="preserve">DEVELOPMENT OF </w:t>
                </w:r>
                <w:r w:rsidR="00F763F1">
                  <w:rPr>
                    <w:rFonts w:ascii="Arial" w:hAnsi="Arial" w:cs="Arial"/>
                    <w:b/>
                    <w:bCs/>
                    <w:sz w:val="40"/>
                    <w:szCs w:val="40"/>
                    <w:lang w:val="en-US"/>
                  </w:rPr>
                  <w:t>MONITORING TOOL TO ANA</w:t>
                </w:r>
                <w:r w:rsidR="00290392">
                  <w:rPr>
                    <w:rFonts w:ascii="Arial" w:hAnsi="Arial" w:cs="Arial"/>
                    <w:b/>
                    <w:bCs/>
                    <w:sz w:val="40"/>
                    <w:szCs w:val="40"/>
                    <w:lang w:val="en-US"/>
                  </w:rPr>
                  <w:t>LYSE</w:t>
                </w:r>
                <w:r w:rsidRPr="00832773">
                  <w:rPr>
                    <w:rFonts w:ascii="Arial" w:hAnsi="Arial" w:cs="Arial"/>
                    <w:b/>
                    <w:bCs/>
                    <w:sz w:val="40"/>
                    <w:szCs w:val="40"/>
                    <w:lang w:val="en-US"/>
                  </w:rPr>
                  <w:t xml:space="preserve"> RESULT</w:t>
                </w:r>
                <w:r w:rsidR="0055586B">
                  <w:rPr>
                    <w:rFonts w:ascii="Arial" w:hAnsi="Arial" w:cs="Arial"/>
                    <w:b/>
                    <w:bCs/>
                    <w:sz w:val="40"/>
                    <w:szCs w:val="40"/>
                    <w:lang w:val="en-US"/>
                  </w:rPr>
                  <w:t xml:space="preserve"> CREATION </w:t>
                </w:r>
                <w:r w:rsidR="00DB72FB">
                  <w:rPr>
                    <w:rFonts w:ascii="Arial" w:hAnsi="Arial" w:cs="Arial"/>
                    <w:b/>
                    <w:bCs/>
                    <w:sz w:val="40"/>
                    <w:szCs w:val="40"/>
                    <w:lang w:val="en-US"/>
                  </w:rPr>
                  <w:t xml:space="preserve">IN THE </w:t>
                </w:r>
                <w:r w:rsidRPr="00832773">
                  <w:rPr>
                    <w:rFonts w:ascii="Arial" w:hAnsi="Arial" w:cs="Arial"/>
                    <w:b/>
                    <w:bCs/>
                    <w:sz w:val="40"/>
                    <w:szCs w:val="40"/>
                    <w:lang w:val="en-US"/>
                  </w:rPr>
                  <w:t xml:space="preserve">ARMONIK </w:t>
                </w:r>
                <w:r w:rsidR="00290392">
                  <w:rPr>
                    <w:rFonts w:ascii="Arial" w:hAnsi="Arial" w:cs="Arial"/>
                    <w:b/>
                    <w:bCs/>
                    <w:sz w:val="40"/>
                    <w:szCs w:val="40"/>
                    <w:lang w:val="en-US"/>
                  </w:rPr>
                  <w:t>OR</w:t>
                </w:r>
                <w:r w:rsidR="0055586B">
                  <w:rPr>
                    <w:rFonts w:ascii="Arial" w:hAnsi="Arial" w:cs="Arial"/>
                    <w:b/>
                    <w:bCs/>
                    <w:sz w:val="40"/>
                    <w:szCs w:val="40"/>
                    <w:lang w:val="en-US"/>
                  </w:rPr>
                  <w:t>CHESTRATO</w:t>
                </w:r>
                <w:r w:rsidR="00AE52D8">
                  <w:rPr>
                    <w:rFonts w:ascii="Arial" w:hAnsi="Arial" w:cs="Arial"/>
                    <w:b/>
                    <w:bCs/>
                    <w:sz w:val="40"/>
                    <w:szCs w:val="40"/>
                    <w:lang w:val="en-US"/>
                  </w:rPr>
                  <w:t>R</w:t>
                </w:r>
                <w:r w:rsidR="00540252" w:rsidRPr="00540252">
                  <w:rPr>
                    <w:rFonts w:ascii="Segoe UI" w:hAnsi="Segoe UI" w:cs="Segoe UI"/>
                    <w:sz w:val="21"/>
                    <w:szCs w:val="21"/>
                    <w:shd w:val="clear" w:color="auto" w:fill="FFFFFF"/>
                    <w:lang w:val="en-US"/>
                  </w:rPr>
                  <w:t xml:space="preserve"> </w:t>
                </w:r>
              </w:p>
            </w:tc>
          </w:tr>
        </w:tbl>
        <w:p w14:paraId="71558030" w14:textId="77777777" w:rsidR="00C27E26" w:rsidRDefault="00C27E26">
          <w:pPr>
            <w:rPr>
              <w:lang w:val="en-US"/>
            </w:rPr>
          </w:pPr>
        </w:p>
        <w:p w14:paraId="774A87A2" w14:textId="77777777" w:rsidR="00C27E26" w:rsidRDefault="00C27E26">
          <w:pPr>
            <w:rPr>
              <w:lang w:val="en-US"/>
            </w:rPr>
          </w:pPr>
          <w:r>
            <w:rPr>
              <w:lang w:val="en-US"/>
            </w:rPr>
            <w:t xml:space="preserve">                                     </w:t>
          </w:r>
        </w:p>
        <w:p w14:paraId="539E9FB1" w14:textId="30C70743" w:rsidR="00421218" w:rsidRDefault="00C27E26">
          <w:pPr>
            <w:rPr>
              <w:lang w:val="en-US"/>
            </w:rPr>
          </w:pPr>
          <w:r>
            <w:rPr>
              <w:lang w:val="en-US"/>
            </w:rPr>
            <w:t xml:space="preserve">                                   </w:t>
          </w:r>
          <w:r w:rsidR="000A3413" w:rsidRPr="009248F6">
            <w:rPr>
              <w:b/>
              <w:bCs/>
              <w:sz w:val="22"/>
              <w:szCs w:val="22"/>
              <w:lang w:val="en-US"/>
            </w:rPr>
            <w:t>Nylls Gersan BOUTOTO -</w:t>
          </w:r>
          <w:r w:rsidR="000A3413">
            <w:rPr>
              <w:lang w:val="en-US"/>
            </w:rPr>
            <w:t xml:space="preserve"> </w:t>
          </w:r>
          <w:r w:rsidR="00EE4E18" w:rsidRPr="00EE4E18">
            <w:rPr>
              <w:lang w:val="en-US"/>
            </w:rPr>
            <w:t>Student computer engineer</w:t>
          </w:r>
          <w:r w:rsidR="00760492">
            <w:rPr>
              <w:lang w:val="en-US"/>
            </w:rPr>
            <w:t xml:space="preserve">, </w:t>
          </w:r>
          <w:r w:rsidR="00760492" w:rsidRPr="009248F6">
            <w:rPr>
              <w:i/>
              <w:iCs/>
              <w:lang w:val="en-US"/>
            </w:rPr>
            <w:t>“IATIC 4</w:t>
          </w:r>
          <w:r w:rsidR="009248F6" w:rsidRPr="009248F6">
            <w:rPr>
              <w:i/>
              <w:iCs/>
              <w:lang w:val="en-US"/>
            </w:rPr>
            <w:t>”</w:t>
          </w:r>
        </w:p>
        <w:p w14:paraId="33BCDAD1" w14:textId="77777777" w:rsidR="00A51A91" w:rsidRDefault="00A51A91">
          <w:pPr>
            <w:rPr>
              <w:lang w:val="en-US"/>
            </w:rPr>
          </w:pPr>
        </w:p>
        <w:p w14:paraId="390DAE2E" w14:textId="77777777" w:rsidR="00A51A91" w:rsidRPr="004C69AA" w:rsidRDefault="00A51A91">
          <w:pPr>
            <w:rPr>
              <w:lang w:val="en-US"/>
            </w:rPr>
          </w:pPr>
        </w:p>
        <w:p w14:paraId="34CB169F" w14:textId="77777777" w:rsidR="00421218" w:rsidRPr="004C69AA" w:rsidRDefault="00421218">
          <w:pPr>
            <w:rPr>
              <w:lang w:val="en-US"/>
            </w:rPr>
          </w:pPr>
        </w:p>
        <w:p w14:paraId="56AF42DC" w14:textId="622AA3BA" w:rsidR="00F91D72" w:rsidRPr="004C69AA" w:rsidRDefault="00F91D72">
          <w:pPr>
            <w:rPr>
              <w:lang w:val="en-US"/>
            </w:rPr>
          </w:pPr>
        </w:p>
        <w:p w14:paraId="4FE0B51B" w14:textId="3745B6A7" w:rsidR="00F91D72" w:rsidRPr="004C69AA" w:rsidRDefault="00F91D72">
          <w:pPr>
            <w:rPr>
              <w:lang w:val="en-US"/>
            </w:rPr>
          </w:pPr>
        </w:p>
        <w:p w14:paraId="172A6D36" w14:textId="57D030D8" w:rsidR="00D24E13" w:rsidRPr="00B11C00" w:rsidRDefault="00000000" w:rsidP="00C56E5C"/>
      </w:sdtContent>
    </w:sdt>
    <w:p w14:paraId="1E99CB5C" w14:textId="5B2AE1EF" w:rsidR="00106100" w:rsidRPr="00EB2A46" w:rsidRDefault="007E53DC" w:rsidP="008A3214">
      <w:pPr>
        <w:pStyle w:val="Heading1"/>
        <w:rPr>
          <w:lang w:val="en-US"/>
        </w:rPr>
      </w:pPr>
      <w:bookmarkStart w:id="1" w:name="_Toc171521491"/>
      <w:r w:rsidRPr="00EB2A46">
        <w:rPr>
          <w:lang w:val="en-US"/>
        </w:rPr>
        <w:lastRenderedPageBreak/>
        <w:t>Acknowledgements</w:t>
      </w:r>
      <w:bookmarkEnd w:id="1"/>
    </w:p>
    <w:p w14:paraId="5CBB7C52" w14:textId="77777777" w:rsidR="009A4C1C" w:rsidRPr="00D6425E" w:rsidRDefault="008352B4" w:rsidP="008352B4">
      <w:pPr>
        <w:pStyle w:val="NormalWeb"/>
        <w:rPr>
          <w:sz w:val="22"/>
          <w:szCs w:val="22"/>
          <w:lang w:val="en-US"/>
        </w:rPr>
      </w:pPr>
      <w:r w:rsidRPr="00D6425E">
        <w:rPr>
          <w:sz w:val="22"/>
          <w:szCs w:val="22"/>
          <w:lang w:val="en-US"/>
        </w:rPr>
        <w:t xml:space="preserve">I would like to express my deep gratitude to the ArmoniK team for their guidance and support throughout the first eight weeks of my internship. </w:t>
      </w:r>
    </w:p>
    <w:p w14:paraId="09A3C49F" w14:textId="3006A980" w:rsidR="008352B4" w:rsidRPr="00D6425E" w:rsidRDefault="008352B4" w:rsidP="008352B4">
      <w:pPr>
        <w:pStyle w:val="NormalWeb"/>
        <w:rPr>
          <w:sz w:val="22"/>
          <w:szCs w:val="22"/>
          <w:lang w:val="en-US"/>
        </w:rPr>
      </w:pPr>
      <w:r w:rsidRPr="00D6425E">
        <w:rPr>
          <w:sz w:val="22"/>
          <w:szCs w:val="22"/>
          <w:lang w:val="en-US"/>
        </w:rPr>
        <w:t xml:space="preserve">Special thanks go to my internship tutor, Florian Lemaitre, for his constant support and for giving me the opportunity to work on a subject </w:t>
      </w:r>
      <w:r w:rsidR="00571D39">
        <w:rPr>
          <w:sz w:val="22"/>
          <w:szCs w:val="22"/>
          <w:lang w:val="en-US"/>
        </w:rPr>
        <w:t>allowing</w:t>
      </w:r>
      <w:r w:rsidRPr="00D6425E">
        <w:rPr>
          <w:sz w:val="22"/>
          <w:szCs w:val="22"/>
          <w:lang w:val="en-US"/>
        </w:rPr>
        <w:t xml:space="preserve"> me to express my passion for algorithms and apply the graph theory concepts I had learned in class.</w:t>
      </w:r>
    </w:p>
    <w:p w14:paraId="7704C36E" w14:textId="7FC5C7F7" w:rsidR="00777214" w:rsidRPr="00EB288A" w:rsidRDefault="00080ED9" w:rsidP="00777214">
      <w:pPr>
        <w:rPr>
          <w:rFonts w:ascii="Times New Roman" w:hAnsi="Times New Roman" w:cs="Times New Roman"/>
          <w:sz w:val="22"/>
          <w:szCs w:val="22"/>
          <w:lang w:val="en-US"/>
        </w:rPr>
      </w:pPr>
      <w:r w:rsidRPr="00D6425E">
        <w:rPr>
          <w:rFonts w:ascii="Times New Roman" w:hAnsi="Times New Roman" w:cs="Times New Roman"/>
          <w:sz w:val="22"/>
          <w:szCs w:val="22"/>
          <w:lang w:val="en-US"/>
        </w:rPr>
        <w:t>And a big thank you to all the readers of this report, especially Nicolas G</w:t>
      </w:r>
      <w:r w:rsidR="000323A9">
        <w:rPr>
          <w:rFonts w:ascii="Times New Roman" w:hAnsi="Times New Roman" w:cs="Times New Roman"/>
          <w:sz w:val="22"/>
          <w:szCs w:val="22"/>
          <w:lang w:val="en-US"/>
        </w:rPr>
        <w:t>ruel</w:t>
      </w:r>
      <w:r w:rsidRPr="00D6425E">
        <w:rPr>
          <w:rFonts w:ascii="Times New Roman" w:hAnsi="Times New Roman" w:cs="Times New Roman"/>
          <w:sz w:val="22"/>
          <w:szCs w:val="22"/>
          <w:lang w:val="en-US"/>
        </w:rPr>
        <w:t xml:space="preserve"> for following and supporting me throughout the writing of this report.</w:t>
      </w:r>
      <w:r w:rsidR="0014094C">
        <w:rPr>
          <w:rFonts w:ascii="Times New Roman" w:hAnsi="Times New Roman" w:cs="Times New Roman"/>
          <w:sz w:val="22"/>
          <w:szCs w:val="22"/>
          <w:lang w:val="en-US"/>
        </w:rPr>
        <w:br/>
      </w:r>
      <w:r w:rsidR="0014094C">
        <w:rPr>
          <w:rFonts w:ascii="Times New Roman" w:hAnsi="Times New Roman" w:cs="Times New Roman"/>
          <w:sz w:val="22"/>
          <w:szCs w:val="22"/>
          <w:lang w:val="en-US"/>
        </w:rPr>
        <w:br/>
      </w:r>
      <w:r w:rsidR="00106100" w:rsidRPr="00EB288A">
        <w:rPr>
          <w:rFonts w:ascii="Times New Roman" w:hAnsi="Times New Roman" w:cs="Times New Roman"/>
          <w:sz w:val="22"/>
          <w:szCs w:val="22"/>
          <w:lang w:val="en-US"/>
        </w:rPr>
        <w:br w:type="page"/>
      </w:r>
    </w:p>
    <w:sdt>
      <w:sdtPr>
        <w:rPr>
          <w:rFonts w:asciiTheme="minorHAnsi" w:eastAsiaTheme="minorEastAsia" w:hAnsiTheme="minorHAnsi" w:cstheme="minorBidi"/>
          <w:color w:val="auto"/>
          <w:kern w:val="2"/>
          <w:sz w:val="24"/>
          <w:szCs w:val="24"/>
          <w:lang w:eastAsia="en-US"/>
          <w14:ligatures w14:val="standardContextual"/>
        </w:rPr>
        <w:id w:val="1101380585"/>
        <w:docPartObj>
          <w:docPartGallery w:val="Table of Contents"/>
          <w:docPartUnique/>
        </w:docPartObj>
      </w:sdtPr>
      <w:sdtEndPr>
        <w:rPr>
          <w:b/>
          <w:bCs/>
        </w:rPr>
      </w:sdtEndPr>
      <w:sdtContent>
        <w:p w14:paraId="1735ADD5" w14:textId="09C2E781" w:rsidR="00777214" w:rsidRPr="00EB288A" w:rsidRDefault="00777214">
          <w:pPr>
            <w:pStyle w:val="TOCHeading"/>
            <w:rPr>
              <w:lang w:val="en-US"/>
            </w:rPr>
          </w:pPr>
          <w:r w:rsidRPr="00EB288A">
            <w:rPr>
              <w:lang w:val="en-US"/>
            </w:rPr>
            <w:t>Content</w:t>
          </w:r>
        </w:p>
        <w:p w14:paraId="04362A13" w14:textId="3D91717D" w:rsidR="004F1158" w:rsidRDefault="00777214">
          <w:pPr>
            <w:pStyle w:val="TOC1"/>
            <w:rPr>
              <w:rFonts w:eastAsiaTheme="minorEastAsia"/>
              <w:noProof/>
              <w:lang w:eastAsia="fr-FR"/>
            </w:rPr>
          </w:pPr>
          <w:r>
            <w:fldChar w:fldCharType="begin"/>
          </w:r>
          <w:r>
            <w:instrText xml:space="preserve"> TOC \o "1-3" \h \z \u </w:instrText>
          </w:r>
          <w:r>
            <w:fldChar w:fldCharType="separate"/>
          </w:r>
          <w:hyperlink w:anchor="_Toc171521491" w:history="1">
            <w:r w:rsidR="004F1158" w:rsidRPr="00897E22">
              <w:rPr>
                <w:rStyle w:val="Hyperlink"/>
                <w:noProof/>
                <w:lang w:val="en-US"/>
              </w:rPr>
              <w:t>Acknowledgements</w:t>
            </w:r>
            <w:r w:rsidR="004F1158">
              <w:rPr>
                <w:noProof/>
                <w:webHidden/>
              </w:rPr>
              <w:tab/>
            </w:r>
            <w:r w:rsidR="004F1158">
              <w:rPr>
                <w:noProof/>
                <w:webHidden/>
              </w:rPr>
              <w:fldChar w:fldCharType="begin"/>
            </w:r>
            <w:r w:rsidR="004F1158">
              <w:rPr>
                <w:noProof/>
                <w:webHidden/>
              </w:rPr>
              <w:instrText xml:space="preserve"> PAGEREF _Toc171521491 \h </w:instrText>
            </w:r>
            <w:r w:rsidR="004F1158">
              <w:rPr>
                <w:noProof/>
                <w:webHidden/>
              </w:rPr>
            </w:r>
            <w:r w:rsidR="004F1158">
              <w:rPr>
                <w:noProof/>
                <w:webHidden/>
              </w:rPr>
              <w:fldChar w:fldCharType="separate"/>
            </w:r>
            <w:r w:rsidR="00717C41">
              <w:rPr>
                <w:noProof/>
                <w:webHidden/>
              </w:rPr>
              <w:t>2</w:t>
            </w:r>
            <w:r w:rsidR="004F1158">
              <w:rPr>
                <w:noProof/>
                <w:webHidden/>
              </w:rPr>
              <w:fldChar w:fldCharType="end"/>
            </w:r>
          </w:hyperlink>
        </w:p>
        <w:p w14:paraId="2CF8CEFB" w14:textId="1571787D" w:rsidR="004F1158" w:rsidRDefault="004F1158">
          <w:pPr>
            <w:pStyle w:val="TOC1"/>
            <w:rPr>
              <w:rFonts w:eastAsiaTheme="minorEastAsia"/>
              <w:noProof/>
              <w:lang w:eastAsia="fr-FR"/>
            </w:rPr>
          </w:pPr>
          <w:hyperlink w:anchor="_Toc171521492" w:history="1">
            <w:r w:rsidRPr="00897E22">
              <w:rPr>
                <w:rStyle w:val="Hyperlink"/>
                <w:noProof/>
                <w:lang w:val="en-US"/>
              </w:rPr>
              <w:t>Table of figures</w:t>
            </w:r>
            <w:r>
              <w:rPr>
                <w:noProof/>
                <w:webHidden/>
              </w:rPr>
              <w:tab/>
            </w:r>
            <w:r>
              <w:rPr>
                <w:noProof/>
                <w:webHidden/>
              </w:rPr>
              <w:fldChar w:fldCharType="begin"/>
            </w:r>
            <w:r>
              <w:rPr>
                <w:noProof/>
                <w:webHidden/>
              </w:rPr>
              <w:instrText xml:space="preserve"> PAGEREF _Toc171521492 \h </w:instrText>
            </w:r>
            <w:r>
              <w:rPr>
                <w:noProof/>
                <w:webHidden/>
              </w:rPr>
            </w:r>
            <w:r>
              <w:rPr>
                <w:noProof/>
                <w:webHidden/>
              </w:rPr>
              <w:fldChar w:fldCharType="separate"/>
            </w:r>
            <w:r w:rsidR="00717C41">
              <w:rPr>
                <w:noProof/>
                <w:webHidden/>
              </w:rPr>
              <w:t>4</w:t>
            </w:r>
            <w:r>
              <w:rPr>
                <w:noProof/>
                <w:webHidden/>
              </w:rPr>
              <w:fldChar w:fldCharType="end"/>
            </w:r>
          </w:hyperlink>
        </w:p>
        <w:p w14:paraId="60292FE0" w14:textId="47A215D6" w:rsidR="004F1158" w:rsidRDefault="004F1158">
          <w:pPr>
            <w:pStyle w:val="TOC1"/>
            <w:rPr>
              <w:rFonts w:eastAsiaTheme="minorEastAsia"/>
              <w:noProof/>
              <w:lang w:eastAsia="fr-FR"/>
            </w:rPr>
          </w:pPr>
          <w:hyperlink w:anchor="_Toc171521493" w:history="1">
            <w:r w:rsidRPr="00897E22">
              <w:rPr>
                <w:rStyle w:val="Hyperlink"/>
                <w:noProof/>
                <w:lang w:val="en-US"/>
              </w:rPr>
              <w:t>Glossary</w:t>
            </w:r>
            <w:r>
              <w:rPr>
                <w:noProof/>
                <w:webHidden/>
              </w:rPr>
              <w:tab/>
            </w:r>
            <w:r>
              <w:rPr>
                <w:noProof/>
                <w:webHidden/>
              </w:rPr>
              <w:fldChar w:fldCharType="begin"/>
            </w:r>
            <w:r>
              <w:rPr>
                <w:noProof/>
                <w:webHidden/>
              </w:rPr>
              <w:instrText xml:space="preserve"> PAGEREF _Toc171521493 \h </w:instrText>
            </w:r>
            <w:r>
              <w:rPr>
                <w:noProof/>
                <w:webHidden/>
              </w:rPr>
            </w:r>
            <w:r>
              <w:rPr>
                <w:noProof/>
                <w:webHidden/>
              </w:rPr>
              <w:fldChar w:fldCharType="separate"/>
            </w:r>
            <w:r w:rsidR="00717C41">
              <w:rPr>
                <w:noProof/>
                <w:webHidden/>
              </w:rPr>
              <w:t>5</w:t>
            </w:r>
            <w:r>
              <w:rPr>
                <w:noProof/>
                <w:webHidden/>
              </w:rPr>
              <w:fldChar w:fldCharType="end"/>
            </w:r>
          </w:hyperlink>
        </w:p>
        <w:p w14:paraId="271E8329" w14:textId="3B27DEA0" w:rsidR="004F1158" w:rsidRDefault="004F1158">
          <w:pPr>
            <w:pStyle w:val="TOC1"/>
            <w:rPr>
              <w:rFonts w:eastAsiaTheme="minorEastAsia"/>
              <w:noProof/>
              <w:lang w:eastAsia="fr-FR"/>
            </w:rPr>
          </w:pPr>
          <w:hyperlink w:anchor="_Toc171521494" w:history="1">
            <w:r w:rsidRPr="00897E22">
              <w:rPr>
                <w:rStyle w:val="Hyperlink"/>
                <w:noProof/>
                <w:lang w:val="en-US" w:eastAsia="fr-FR"/>
              </w:rPr>
              <w:t>Introduction</w:t>
            </w:r>
            <w:r>
              <w:rPr>
                <w:noProof/>
                <w:webHidden/>
              </w:rPr>
              <w:tab/>
            </w:r>
            <w:r>
              <w:rPr>
                <w:noProof/>
                <w:webHidden/>
              </w:rPr>
              <w:fldChar w:fldCharType="begin"/>
            </w:r>
            <w:r>
              <w:rPr>
                <w:noProof/>
                <w:webHidden/>
              </w:rPr>
              <w:instrText xml:space="preserve"> PAGEREF _Toc171521494 \h </w:instrText>
            </w:r>
            <w:r>
              <w:rPr>
                <w:noProof/>
                <w:webHidden/>
              </w:rPr>
            </w:r>
            <w:r>
              <w:rPr>
                <w:noProof/>
                <w:webHidden/>
              </w:rPr>
              <w:fldChar w:fldCharType="separate"/>
            </w:r>
            <w:r w:rsidR="00717C41">
              <w:rPr>
                <w:noProof/>
                <w:webHidden/>
              </w:rPr>
              <w:t>6</w:t>
            </w:r>
            <w:r>
              <w:rPr>
                <w:noProof/>
                <w:webHidden/>
              </w:rPr>
              <w:fldChar w:fldCharType="end"/>
            </w:r>
          </w:hyperlink>
        </w:p>
        <w:p w14:paraId="589A8D1E" w14:textId="70C499A9" w:rsidR="004F1158" w:rsidRDefault="004F1158">
          <w:pPr>
            <w:pStyle w:val="TOC1"/>
            <w:tabs>
              <w:tab w:val="left" w:pos="480"/>
            </w:tabs>
            <w:rPr>
              <w:rFonts w:eastAsiaTheme="minorEastAsia"/>
              <w:noProof/>
              <w:lang w:eastAsia="fr-FR"/>
            </w:rPr>
          </w:pPr>
          <w:hyperlink w:anchor="_Toc171521495" w:history="1">
            <w:r w:rsidRPr="00897E22">
              <w:rPr>
                <w:rStyle w:val="Hyperlink"/>
                <w:noProof/>
                <w:lang w:val="en-US"/>
              </w:rPr>
              <w:t>I.</w:t>
            </w:r>
            <w:r>
              <w:rPr>
                <w:rFonts w:eastAsiaTheme="minorEastAsia"/>
                <w:noProof/>
                <w:lang w:eastAsia="fr-FR"/>
              </w:rPr>
              <w:tab/>
            </w:r>
            <w:r w:rsidRPr="00897E22">
              <w:rPr>
                <w:rStyle w:val="Hyperlink"/>
                <w:noProof/>
                <w:lang w:val="en-US"/>
              </w:rPr>
              <w:t>ANEO</w:t>
            </w:r>
            <w:r>
              <w:rPr>
                <w:noProof/>
                <w:webHidden/>
              </w:rPr>
              <w:tab/>
            </w:r>
            <w:r>
              <w:rPr>
                <w:noProof/>
                <w:webHidden/>
              </w:rPr>
              <w:fldChar w:fldCharType="begin"/>
            </w:r>
            <w:r>
              <w:rPr>
                <w:noProof/>
                <w:webHidden/>
              </w:rPr>
              <w:instrText xml:space="preserve"> PAGEREF _Toc171521495 \h </w:instrText>
            </w:r>
            <w:r>
              <w:rPr>
                <w:noProof/>
                <w:webHidden/>
              </w:rPr>
            </w:r>
            <w:r>
              <w:rPr>
                <w:noProof/>
                <w:webHidden/>
              </w:rPr>
              <w:fldChar w:fldCharType="separate"/>
            </w:r>
            <w:r w:rsidR="00717C41">
              <w:rPr>
                <w:noProof/>
                <w:webHidden/>
              </w:rPr>
              <w:t>7</w:t>
            </w:r>
            <w:r>
              <w:rPr>
                <w:noProof/>
                <w:webHidden/>
              </w:rPr>
              <w:fldChar w:fldCharType="end"/>
            </w:r>
          </w:hyperlink>
        </w:p>
        <w:p w14:paraId="3C248DD7" w14:textId="7CC49D92" w:rsidR="004F1158" w:rsidRDefault="004F1158">
          <w:pPr>
            <w:pStyle w:val="TOC2"/>
            <w:tabs>
              <w:tab w:val="left" w:pos="720"/>
              <w:tab w:val="right" w:leader="dot" w:pos="9060"/>
            </w:tabs>
            <w:rPr>
              <w:rFonts w:eastAsiaTheme="minorEastAsia"/>
              <w:noProof/>
              <w:lang w:eastAsia="fr-FR"/>
            </w:rPr>
          </w:pPr>
          <w:hyperlink w:anchor="_Toc171521496" w:history="1">
            <w:r w:rsidRPr="00897E22">
              <w:rPr>
                <w:rStyle w:val="Hyperlink"/>
                <w:noProof/>
                <w:lang w:val="en-US"/>
              </w:rPr>
              <w:t>1.</w:t>
            </w:r>
            <w:r>
              <w:rPr>
                <w:rFonts w:eastAsiaTheme="minorEastAsia"/>
                <w:noProof/>
                <w:lang w:eastAsia="fr-FR"/>
              </w:rPr>
              <w:tab/>
            </w:r>
            <w:r w:rsidRPr="00897E22">
              <w:rPr>
                <w:rStyle w:val="Hyperlink"/>
                <w:noProof/>
                <w:lang w:val="en-US"/>
              </w:rPr>
              <w:t>ANEO: Overview &amp; Some Figures</w:t>
            </w:r>
            <w:r>
              <w:rPr>
                <w:noProof/>
                <w:webHidden/>
              </w:rPr>
              <w:tab/>
            </w:r>
            <w:r>
              <w:rPr>
                <w:noProof/>
                <w:webHidden/>
              </w:rPr>
              <w:fldChar w:fldCharType="begin"/>
            </w:r>
            <w:r>
              <w:rPr>
                <w:noProof/>
                <w:webHidden/>
              </w:rPr>
              <w:instrText xml:space="preserve"> PAGEREF _Toc171521496 \h </w:instrText>
            </w:r>
            <w:r>
              <w:rPr>
                <w:noProof/>
                <w:webHidden/>
              </w:rPr>
            </w:r>
            <w:r>
              <w:rPr>
                <w:noProof/>
                <w:webHidden/>
              </w:rPr>
              <w:fldChar w:fldCharType="separate"/>
            </w:r>
            <w:r w:rsidR="00717C41">
              <w:rPr>
                <w:noProof/>
                <w:webHidden/>
              </w:rPr>
              <w:t>7</w:t>
            </w:r>
            <w:r>
              <w:rPr>
                <w:noProof/>
                <w:webHidden/>
              </w:rPr>
              <w:fldChar w:fldCharType="end"/>
            </w:r>
          </w:hyperlink>
        </w:p>
        <w:p w14:paraId="6162580E" w14:textId="6367D5C0" w:rsidR="004F1158" w:rsidRDefault="004F1158">
          <w:pPr>
            <w:pStyle w:val="TOC2"/>
            <w:tabs>
              <w:tab w:val="left" w:pos="720"/>
              <w:tab w:val="right" w:leader="dot" w:pos="9060"/>
            </w:tabs>
            <w:rPr>
              <w:rFonts w:eastAsiaTheme="minorEastAsia"/>
              <w:noProof/>
              <w:lang w:eastAsia="fr-FR"/>
            </w:rPr>
          </w:pPr>
          <w:hyperlink w:anchor="_Toc171521497" w:history="1">
            <w:r w:rsidRPr="00897E22">
              <w:rPr>
                <w:rStyle w:val="Hyperlink"/>
                <w:noProof/>
                <w:lang w:val="en-US"/>
              </w:rPr>
              <w:t>2.</w:t>
            </w:r>
            <w:r>
              <w:rPr>
                <w:rFonts w:eastAsiaTheme="minorEastAsia"/>
                <w:noProof/>
                <w:lang w:eastAsia="fr-FR"/>
              </w:rPr>
              <w:tab/>
            </w:r>
            <w:r w:rsidRPr="00897E22">
              <w:rPr>
                <w:rStyle w:val="Hyperlink"/>
                <w:noProof/>
                <w:lang w:val="en-US"/>
              </w:rPr>
              <w:t>Circles and colors</w:t>
            </w:r>
            <w:r>
              <w:rPr>
                <w:noProof/>
                <w:webHidden/>
              </w:rPr>
              <w:tab/>
            </w:r>
            <w:r>
              <w:rPr>
                <w:noProof/>
                <w:webHidden/>
              </w:rPr>
              <w:fldChar w:fldCharType="begin"/>
            </w:r>
            <w:r>
              <w:rPr>
                <w:noProof/>
                <w:webHidden/>
              </w:rPr>
              <w:instrText xml:space="preserve"> PAGEREF _Toc171521497 \h </w:instrText>
            </w:r>
            <w:r>
              <w:rPr>
                <w:noProof/>
                <w:webHidden/>
              </w:rPr>
            </w:r>
            <w:r>
              <w:rPr>
                <w:noProof/>
                <w:webHidden/>
              </w:rPr>
              <w:fldChar w:fldCharType="separate"/>
            </w:r>
            <w:r w:rsidR="00717C41">
              <w:rPr>
                <w:noProof/>
                <w:webHidden/>
              </w:rPr>
              <w:t>7</w:t>
            </w:r>
            <w:r>
              <w:rPr>
                <w:noProof/>
                <w:webHidden/>
              </w:rPr>
              <w:fldChar w:fldCharType="end"/>
            </w:r>
          </w:hyperlink>
        </w:p>
        <w:p w14:paraId="14D900F5" w14:textId="4B355DE4" w:rsidR="004F1158" w:rsidRDefault="004F1158">
          <w:pPr>
            <w:pStyle w:val="TOC2"/>
            <w:tabs>
              <w:tab w:val="left" w:pos="720"/>
              <w:tab w:val="right" w:leader="dot" w:pos="9060"/>
            </w:tabs>
            <w:rPr>
              <w:rFonts w:eastAsiaTheme="minorEastAsia"/>
              <w:noProof/>
              <w:lang w:eastAsia="fr-FR"/>
            </w:rPr>
          </w:pPr>
          <w:hyperlink w:anchor="_Toc171521498" w:history="1">
            <w:r w:rsidRPr="00897E22">
              <w:rPr>
                <w:rStyle w:val="Hyperlink"/>
                <w:noProof/>
                <w:lang w:val="en-US"/>
              </w:rPr>
              <w:t>3.</w:t>
            </w:r>
            <w:r>
              <w:rPr>
                <w:rFonts w:eastAsiaTheme="minorEastAsia"/>
                <w:noProof/>
                <w:lang w:eastAsia="fr-FR"/>
              </w:rPr>
              <w:tab/>
            </w:r>
            <w:r w:rsidRPr="00897E22">
              <w:rPr>
                <w:rStyle w:val="Hyperlink"/>
                <w:noProof/>
                <w:lang w:val="en-US"/>
              </w:rPr>
              <w:t>Events</w:t>
            </w:r>
            <w:r>
              <w:rPr>
                <w:noProof/>
                <w:webHidden/>
              </w:rPr>
              <w:tab/>
            </w:r>
            <w:r>
              <w:rPr>
                <w:noProof/>
                <w:webHidden/>
              </w:rPr>
              <w:fldChar w:fldCharType="begin"/>
            </w:r>
            <w:r>
              <w:rPr>
                <w:noProof/>
                <w:webHidden/>
              </w:rPr>
              <w:instrText xml:space="preserve"> PAGEREF _Toc171521498 \h </w:instrText>
            </w:r>
            <w:r>
              <w:rPr>
                <w:noProof/>
                <w:webHidden/>
              </w:rPr>
            </w:r>
            <w:r>
              <w:rPr>
                <w:noProof/>
                <w:webHidden/>
              </w:rPr>
              <w:fldChar w:fldCharType="separate"/>
            </w:r>
            <w:r w:rsidR="00717C41">
              <w:rPr>
                <w:noProof/>
                <w:webHidden/>
              </w:rPr>
              <w:t>8</w:t>
            </w:r>
            <w:r>
              <w:rPr>
                <w:noProof/>
                <w:webHidden/>
              </w:rPr>
              <w:fldChar w:fldCharType="end"/>
            </w:r>
          </w:hyperlink>
        </w:p>
        <w:p w14:paraId="640671BF" w14:textId="4CEBB913" w:rsidR="004F1158" w:rsidRDefault="004F1158">
          <w:pPr>
            <w:pStyle w:val="TOC3"/>
            <w:tabs>
              <w:tab w:val="left" w:pos="960"/>
              <w:tab w:val="right" w:leader="dot" w:pos="9060"/>
            </w:tabs>
            <w:rPr>
              <w:rFonts w:eastAsiaTheme="minorEastAsia"/>
              <w:noProof/>
              <w:lang w:eastAsia="fr-FR"/>
            </w:rPr>
          </w:pPr>
          <w:hyperlink w:anchor="_Toc171521499" w:history="1">
            <w:r w:rsidRPr="00897E22">
              <w:rPr>
                <w:rStyle w:val="Hyperlink"/>
                <w:noProof/>
                <w:lang w:val="en-US"/>
              </w:rPr>
              <w:t>a.</w:t>
            </w:r>
            <w:r>
              <w:rPr>
                <w:rFonts w:eastAsiaTheme="minorEastAsia"/>
                <w:noProof/>
                <w:lang w:eastAsia="fr-FR"/>
              </w:rPr>
              <w:tab/>
            </w:r>
            <w:r w:rsidRPr="00897E22">
              <w:rPr>
                <w:rStyle w:val="Hyperlink"/>
                <w:noProof/>
                <w:lang w:val="en-US"/>
              </w:rPr>
              <w:t>ANEO Lunch</w:t>
            </w:r>
            <w:r>
              <w:rPr>
                <w:noProof/>
                <w:webHidden/>
              </w:rPr>
              <w:tab/>
            </w:r>
            <w:r>
              <w:rPr>
                <w:noProof/>
                <w:webHidden/>
              </w:rPr>
              <w:fldChar w:fldCharType="begin"/>
            </w:r>
            <w:r>
              <w:rPr>
                <w:noProof/>
                <w:webHidden/>
              </w:rPr>
              <w:instrText xml:space="preserve"> PAGEREF _Toc171521499 \h </w:instrText>
            </w:r>
            <w:r>
              <w:rPr>
                <w:noProof/>
                <w:webHidden/>
              </w:rPr>
            </w:r>
            <w:r>
              <w:rPr>
                <w:noProof/>
                <w:webHidden/>
              </w:rPr>
              <w:fldChar w:fldCharType="separate"/>
            </w:r>
            <w:r w:rsidR="00717C41">
              <w:rPr>
                <w:noProof/>
                <w:webHidden/>
              </w:rPr>
              <w:t>8</w:t>
            </w:r>
            <w:r>
              <w:rPr>
                <w:noProof/>
                <w:webHidden/>
              </w:rPr>
              <w:fldChar w:fldCharType="end"/>
            </w:r>
          </w:hyperlink>
        </w:p>
        <w:p w14:paraId="664695CF" w14:textId="3981C3B8" w:rsidR="004F1158" w:rsidRDefault="004F1158">
          <w:pPr>
            <w:pStyle w:val="TOC3"/>
            <w:tabs>
              <w:tab w:val="left" w:pos="960"/>
              <w:tab w:val="right" w:leader="dot" w:pos="9060"/>
            </w:tabs>
            <w:rPr>
              <w:rFonts w:eastAsiaTheme="minorEastAsia"/>
              <w:noProof/>
              <w:lang w:eastAsia="fr-FR"/>
            </w:rPr>
          </w:pPr>
          <w:hyperlink w:anchor="_Toc171521500" w:history="1">
            <w:r w:rsidRPr="00897E22">
              <w:rPr>
                <w:rStyle w:val="Hyperlink"/>
                <w:noProof/>
                <w:lang w:val="en-US"/>
              </w:rPr>
              <w:t>b.</w:t>
            </w:r>
            <w:r>
              <w:rPr>
                <w:rFonts w:eastAsiaTheme="minorEastAsia"/>
                <w:noProof/>
                <w:lang w:eastAsia="fr-FR"/>
              </w:rPr>
              <w:tab/>
            </w:r>
            <w:r w:rsidRPr="00897E22">
              <w:rPr>
                <w:rStyle w:val="Hyperlink"/>
                <w:noProof/>
                <w:lang w:val="en-US"/>
              </w:rPr>
              <w:t>ANEO - Seminars, Company outings</w:t>
            </w:r>
            <w:r>
              <w:rPr>
                <w:noProof/>
                <w:webHidden/>
              </w:rPr>
              <w:tab/>
            </w:r>
            <w:r>
              <w:rPr>
                <w:noProof/>
                <w:webHidden/>
              </w:rPr>
              <w:fldChar w:fldCharType="begin"/>
            </w:r>
            <w:r>
              <w:rPr>
                <w:noProof/>
                <w:webHidden/>
              </w:rPr>
              <w:instrText xml:space="preserve"> PAGEREF _Toc171521500 \h </w:instrText>
            </w:r>
            <w:r>
              <w:rPr>
                <w:noProof/>
                <w:webHidden/>
              </w:rPr>
            </w:r>
            <w:r>
              <w:rPr>
                <w:noProof/>
                <w:webHidden/>
              </w:rPr>
              <w:fldChar w:fldCharType="separate"/>
            </w:r>
            <w:r w:rsidR="00717C41">
              <w:rPr>
                <w:noProof/>
                <w:webHidden/>
              </w:rPr>
              <w:t>9</w:t>
            </w:r>
            <w:r>
              <w:rPr>
                <w:noProof/>
                <w:webHidden/>
              </w:rPr>
              <w:fldChar w:fldCharType="end"/>
            </w:r>
          </w:hyperlink>
        </w:p>
        <w:p w14:paraId="3CEE15D8" w14:textId="6A0ABE7E" w:rsidR="004F1158" w:rsidRDefault="004F1158">
          <w:pPr>
            <w:pStyle w:val="TOC2"/>
            <w:tabs>
              <w:tab w:val="left" w:pos="720"/>
              <w:tab w:val="right" w:leader="dot" w:pos="9060"/>
            </w:tabs>
            <w:rPr>
              <w:rFonts w:eastAsiaTheme="minorEastAsia"/>
              <w:noProof/>
              <w:lang w:eastAsia="fr-FR"/>
            </w:rPr>
          </w:pPr>
          <w:hyperlink w:anchor="_Toc171521501" w:history="1">
            <w:r w:rsidRPr="00897E22">
              <w:rPr>
                <w:rStyle w:val="Hyperlink"/>
                <w:noProof/>
                <w:lang w:val="en-US"/>
              </w:rPr>
              <w:t>4.</w:t>
            </w:r>
            <w:r>
              <w:rPr>
                <w:rFonts w:eastAsiaTheme="minorEastAsia"/>
                <w:noProof/>
                <w:lang w:eastAsia="fr-FR"/>
              </w:rPr>
              <w:tab/>
            </w:r>
            <w:r w:rsidRPr="00897E22">
              <w:rPr>
                <w:rStyle w:val="Hyperlink"/>
                <w:noProof/>
              </w:rPr>
              <w:t xml:space="preserve">Living and </w:t>
            </w:r>
            <w:r w:rsidRPr="00897E22">
              <w:rPr>
                <w:rStyle w:val="Hyperlink"/>
                <w:noProof/>
                <w:lang w:val="en-US"/>
              </w:rPr>
              <w:t>Working</w:t>
            </w:r>
            <w:r w:rsidRPr="00897E22">
              <w:rPr>
                <w:rStyle w:val="Hyperlink"/>
                <w:noProof/>
              </w:rPr>
              <w:t xml:space="preserve"> </w:t>
            </w:r>
            <w:r w:rsidRPr="00897E22">
              <w:rPr>
                <w:rStyle w:val="Hyperlink"/>
                <w:noProof/>
                <w:lang w:val="en-US"/>
              </w:rPr>
              <w:t>Environment</w:t>
            </w:r>
            <w:r>
              <w:rPr>
                <w:noProof/>
                <w:webHidden/>
              </w:rPr>
              <w:tab/>
            </w:r>
            <w:r>
              <w:rPr>
                <w:noProof/>
                <w:webHidden/>
              </w:rPr>
              <w:fldChar w:fldCharType="begin"/>
            </w:r>
            <w:r>
              <w:rPr>
                <w:noProof/>
                <w:webHidden/>
              </w:rPr>
              <w:instrText xml:space="preserve"> PAGEREF _Toc171521501 \h </w:instrText>
            </w:r>
            <w:r>
              <w:rPr>
                <w:noProof/>
                <w:webHidden/>
              </w:rPr>
            </w:r>
            <w:r>
              <w:rPr>
                <w:noProof/>
                <w:webHidden/>
              </w:rPr>
              <w:fldChar w:fldCharType="separate"/>
            </w:r>
            <w:r w:rsidR="00717C41">
              <w:rPr>
                <w:noProof/>
                <w:webHidden/>
              </w:rPr>
              <w:t>10</w:t>
            </w:r>
            <w:r>
              <w:rPr>
                <w:noProof/>
                <w:webHidden/>
              </w:rPr>
              <w:fldChar w:fldCharType="end"/>
            </w:r>
          </w:hyperlink>
        </w:p>
        <w:p w14:paraId="14C8CBAC" w14:textId="23275BE7" w:rsidR="004F1158" w:rsidRDefault="004F1158">
          <w:pPr>
            <w:pStyle w:val="TOC3"/>
            <w:tabs>
              <w:tab w:val="left" w:pos="960"/>
              <w:tab w:val="right" w:leader="dot" w:pos="9060"/>
            </w:tabs>
            <w:rPr>
              <w:rFonts w:eastAsiaTheme="minorEastAsia"/>
              <w:noProof/>
              <w:lang w:eastAsia="fr-FR"/>
            </w:rPr>
          </w:pPr>
          <w:hyperlink w:anchor="_Toc171521502" w:history="1">
            <w:r w:rsidRPr="00897E22">
              <w:rPr>
                <w:rStyle w:val="Hyperlink"/>
                <w:noProof/>
                <w:lang w:val="en-US"/>
              </w:rPr>
              <w:t>a.</w:t>
            </w:r>
            <w:r>
              <w:rPr>
                <w:rFonts w:eastAsiaTheme="minorEastAsia"/>
                <w:noProof/>
                <w:lang w:eastAsia="fr-FR"/>
              </w:rPr>
              <w:tab/>
            </w:r>
            <w:r w:rsidRPr="00897E22">
              <w:rPr>
                <w:rStyle w:val="Hyperlink"/>
                <w:noProof/>
                <w:lang w:val="en-US"/>
              </w:rPr>
              <w:t>ANEO’s Offices - Dynamic Spaces</w:t>
            </w:r>
            <w:r>
              <w:rPr>
                <w:noProof/>
                <w:webHidden/>
              </w:rPr>
              <w:tab/>
            </w:r>
            <w:r>
              <w:rPr>
                <w:noProof/>
                <w:webHidden/>
              </w:rPr>
              <w:fldChar w:fldCharType="begin"/>
            </w:r>
            <w:r>
              <w:rPr>
                <w:noProof/>
                <w:webHidden/>
              </w:rPr>
              <w:instrText xml:space="preserve"> PAGEREF _Toc171521502 \h </w:instrText>
            </w:r>
            <w:r>
              <w:rPr>
                <w:noProof/>
                <w:webHidden/>
              </w:rPr>
            </w:r>
            <w:r>
              <w:rPr>
                <w:noProof/>
                <w:webHidden/>
              </w:rPr>
              <w:fldChar w:fldCharType="separate"/>
            </w:r>
            <w:r w:rsidR="00717C41">
              <w:rPr>
                <w:noProof/>
                <w:webHidden/>
              </w:rPr>
              <w:t>10</w:t>
            </w:r>
            <w:r>
              <w:rPr>
                <w:noProof/>
                <w:webHidden/>
              </w:rPr>
              <w:fldChar w:fldCharType="end"/>
            </w:r>
          </w:hyperlink>
        </w:p>
        <w:p w14:paraId="763A54E8" w14:textId="0E3CB64E" w:rsidR="004F1158" w:rsidRDefault="004F1158">
          <w:pPr>
            <w:pStyle w:val="TOC3"/>
            <w:tabs>
              <w:tab w:val="left" w:pos="960"/>
              <w:tab w:val="right" w:leader="dot" w:pos="9060"/>
            </w:tabs>
            <w:rPr>
              <w:rFonts w:eastAsiaTheme="minorEastAsia"/>
              <w:noProof/>
              <w:lang w:eastAsia="fr-FR"/>
            </w:rPr>
          </w:pPr>
          <w:hyperlink w:anchor="_Toc171521503" w:history="1">
            <w:r w:rsidRPr="00897E22">
              <w:rPr>
                <w:rStyle w:val="Hyperlink"/>
                <w:noProof/>
                <w:lang w:val="en-US"/>
              </w:rPr>
              <w:t>b.</w:t>
            </w:r>
            <w:r>
              <w:rPr>
                <w:rFonts w:eastAsiaTheme="minorEastAsia"/>
                <w:noProof/>
                <w:lang w:eastAsia="fr-FR"/>
              </w:rPr>
              <w:tab/>
            </w:r>
            <w:r w:rsidRPr="00897E22">
              <w:rPr>
                <w:rStyle w:val="Hyperlink"/>
                <w:noProof/>
                <w:lang w:val="en-US"/>
              </w:rPr>
              <w:t>Clubs</w:t>
            </w:r>
            <w:r>
              <w:rPr>
                <w:noProof/>
                <w:webHidden/>
              </w:rPr>
              <w:tab/>
            </w:r>
            <w:r>
              <w:rPr>
                <w:noProof/>
                <w:webHidden/>
              </w:rPr>
              <w:fldChar w:fldCharType="begin"/>
            </w:r>
            <w:r>
              <w:rPr>
                <w:noProof/>
                <w:webHidden/>
              </w:rPr>
              <w:instrText xml:space="preserve"> PAGEREF _Toc171521503 \h </w:instrText>
            </w:r>
            <w:r>
              <w:rPr>
                <w:noProof/>
                <w:webHidden/>
              </w:rPr>
            </w:r>
            <w:r>
              <w:rPr>
                <w:noProof/>
                <w:webHidden/>
              </w:rPr>
              <w:fldChar w:fldCharType="separate"/>
            </w:r>
            <w:r w:rsidR="00717C41">
              <w:rPr>
                <w:noProof/>
                <w:webHidden/>
              </w:rPr>
              <w:t>11</w:t>
            </w:r>
            <w:r>
              <w:rPr>
                <w:noProof/>
                <w:webHidden/>
              </w:rPr>
              <w:fldChar w:fldCharType="end"/>
            </w:r>
          </w:hyperlink>
        </w:p>
        <w:p w14:paraId="36D836CD" w14:textId="5F355288" w:rsidR="004F1158" w:rsidRDefault="004F1158">
          <w:pPr>
            <w:pStyle w:val="TOC1"/>
            <w:tabs>
              <w:tab w:val="left" w:pos="480"/>
            </w:tabs>
            <w:rPr>
              <w:rFonts w:eastAsiaTheme="minorEastAsia"/>
              <w:noProof/>
              <w:lang w:eastAsia="fr-FR"/>
            </w:rPr>
          </w:pPr>
          <w:hyperlink w:anchor="_Toc171521504" w:history="1">
            <w:r w:rsidRPr="00897E22">
              <w:rPr>
                <w:rStyle w:val="Hyperlink"/>
                <w:noProof/>
                <w:lang w:val="en-US"/>
              </w:rPr>
              <w:t>II.</w:t>
            </w:r>
            <w:r>
              <w:rPr>
                <w:rFonts w:eastAsiaTheme="minorEastAsia"/>
                <w:noProof/>
                <w:lang w:eastAsia="fr-FR"/>
              </w:rPr>
              <w:tab/>
            </w:r>
            <w:r w:rsidRPr="00897E22">
              <w:rPr>
                <w:rStyle w:val="Hyperlink"/>
                <w:noProof/>
                <w:lang w:val="en-US"/>
              </w:rPr>
              <w:t>Internship Framework</w:t>
            </w:r>
            <w:r>
              <w:rPr>
                <w:noProof/>
                <w:webHidden/>
              </w:rPr>
              <w:tab/>
            </w:r>
            <w:r>
              <w:rPr>
                <w:noProof/>
                <w:webHidden/>
              </w:rPr>
              <w:fldChar w:fldCharType="begin"/>
            </w:r>
            <w:r>
              <w:rPr>
                <w:noProof/>
                <w:webHidden/>
              </w:rPr>
              <w:instrText xml:space="preserve"> PAGEREF _Toc171521504 \h </w:instrText>
            </w:r>
            <w:r>
              <w:rPr>
                <w:noProof/>
                <w:webHidden/>
              </w:rPr>
            </w:r>
            <w:r>
              <w:rPr>
                <w:noProof/>
                <w:webHidden/>
              </w:rPr>
              <w:fldChar w:fldCharType="separate"/>
            </w:r>
            <w:r w:rsidR="00717C41">
              <w:rPr>
                <w:noProof/>
                <w:webHidden/>
              </w:rPr>
              <w:t>11</w:t>
            </w:r>
            <w:r>
              <w:rPr>
                <w:noProof/>
                <w:webHidden/>
              </w:rPr>
              <w:fldChar w:fldCharType="end"/>
            </w:r>
          </w:hyperlink>
        </w:p>
        <w:p w14:paraId="1FBB2D51" w14:textId="316072EA" w:rsidR="004F1158" w:rsidRDefault="004F1158">
          <w:pPr>
            <w:pStyle w:val="TOC2"/>
            <w:tabs>
              <w:tab w:val="left" w:pos="720"/>
              <w:tab w:val="right" w:leader="dot" w:pos="9060"/>
            </w:tabs>
            <w:rPr>
              <w:rFonts w:eastAsiaTheme="minorEastAsia"/>
              <w:noProof/>
              <w:lang w:eastAsia="fr-FR"/>
            </w:rPr>
          </w:pPr>
          <w:hyperlink w:anchor="_Toc171521505" w:history="1">
            <w:r w:rsidRPr="00897E22">
              <w:rPr>
                <w:rStyle w:val="Hyperlink"/>
                <w:noProof/>
                <w:lang w:val="en-US"/>
              </w:rPr>
              <w:t>1.</w:t>
            </w:r>
            <w:r>
              <w:rPr>
                <w:rFonts w:eastAsiaTheme="minorEastAsia"/>
                <w:noProof/>
                <w:lang w:eastAsia="fr-FR"/>
              </w:rPr>
              <w:tab/>
            </w:r>
            <w:r w:rsidRPr="00897E22">
              <w:rPr>
                <w:rStyle w:val="Hyperlink"/>
                <w:noProof/>
                <w:lang w:val="en-US"/>
              </w:rPr>
              <w:t>ArmoniK team</w:t>
            </w:r>
            <w:r>
              <w:rPr>
                <w:noProof/>
                <w:webHidden/>
              </w:rPr>
              <w:tab/>
            </w:r>
            <w:r>
              <w:rPr>
                <w:noProof/>
                <w:webHidden/>
              </w:rPr>
              <w:fldChar w:fldCharType="begin"/>
            </w:r>
            <w:r>
              <w:rPr>
                <w:noProof/>
                <w:webHidden/>
              </w:rPr>
              <w:instrText xml:space="preserve"> PAGEREF _Toc171521505 \h </w:instrText>
            </w:r>
            <w:r>
              <w:rPr>
                <w:noProof/>
                <w:webHidden/>
              </w:rPr>
            </w:r>
            <w:r>
              <w:rPr>
                <w:noProof/>
                <w:webHidden/>
              </w:rPr>
              <w:fldChar w:fldCharType="separate"/>
            </w:r>
            <w:r w:rsidR="00717C41">
              <w:rPr>
                <w:noProof/>
                <w:webHidden/>
              </w:rPr>
              <w:t>11</w:t>
            </w:r>
            <w:r>
              <w:rPr>
                <w:noProof/>
                <w:webHidden/>
              </w:rPr>
              <w:fldChar w:fldCharType="end"/>
            </w:r>
          </w:hyperlink>
        </w:p>
        <w:p w14:paraId="6AC643E8" w14:textId="1C0D1ED9" w:rsidR="004F1158" w:rsidRDefault="004F1158">
          <w:pPr>
            <w:pStyle w:val="TOC2"/>
            <w:tabs>
              <w:tab w:val="left" w:pos="720"/>
              <w:tab w:val="right" w:leader="dot" w:pos="9060"/>
            </w:tabs>
            <w:rPr>
              <w:rFonts w:eastAsiaTheme="minorEastAsia"/>
              <w:noProof/>
              <w:lang w:eastAsia="fr-FR"/>
            </w:rPr>
          </w:pPr>
          <w:hyperlink w:anchor="_Toc171521506" w:history="1">
            <w:r w:rsidRPr="00897E22">
              <w:rPr>
                <w:rStyle w:val="Hyperlink"/>
                <w:noProof/>
                <w:lang w:val="en-US"/>
              </w:rPr>
              <w:t>2.</w:t>
            </w:r>
            <w:r>
              <w:rPr>
                <w:rFonts w:eastAsiaTheme="minorEastAsia"/>
                <w:noProof/>
                <w:lang w:eastAsia="fr-FR"/>
              </w:rPr>
              <w:tab/>
            </w:r>
            <w:r w:rsidRPr="00897E22">
              <w:rPr>
                <w:rStyle w:val="Hyperlink"/>
                <w:noProof/>
                <w:lang w:val="en-US"/>
              </w:rPr>
              <w:t>Familiarization with ArmoniK software</w:t>
            </w:r>
            <w:r>
              <w:rPr>
                <w:noProof/>
                <w:webHidden/>
              </w:rPr>
              <w:tab/>
            </w:r>
            <w:r>
              <w:rPr>
                <w:noProof/>
                <w:webHidden/>
              </w:rPr>
              <w:fldChar w:fldCharType="begin"/>
            </w:r>
            <w:r>
              <w:rPr>
                <w:noProof/>
                <w:webHidden/>
              </w:rPr>
              <w:instrText xml:space="preserve"> PAGEREF _Toc171521506 \h </w:instrText>
            </w:r>
            <w:r>
              <w:rPr>
                <w:noProof/>
                <w:webHidden/>
              </w:rPr>
            </w:r>
            <w:r>
              <w:rPr>
                <w:noProof/>
                <w:webHidden/>
              </w:rPr>
              <w:fldChar w:fldCharType="separate"/>
            </w:r>
            <w:r w:rsidR="00717C41">
              <w:rPr>
                <w:noProof/>
                <w:webHidden/>
              </w:rPr>
              <w:t>12</w:t>
            </w:r>
            <w:r>
              <w:rPr>
                <w:noProof/>
                <w:webHidden/>
              </w:rPr>
              <w:fldChar w:fldCharType="end"/>
            </w:r>
          </w:hyperlink>
        </w:p>
        <w:p w14:paraId="5328000F" w14:textId="494862DC" w:rsidR="004F1158" w:rsidRDefault="004F1158">
          <w:pPr>
            <w:pStyle w:val="TOC3"/>
            <w:tabs>
              <w:tab w:val="left" w:pos="960"/>
              <w:tab w:val="right" w:leader="dot" w:pos="9060"/>
            </w:tabs>
            <w:rPr>
              <w:rFonts w:eastAsiaTheme="minorEastAsia"/>
              <w:noProof/>
              <w:lang w:eastAsia="fr-FR"/>
            </w:rPr>
          </w:pPr>
          <w:hyperlink w:anchor="_Toc171521507" w:history="1">
            <w:r w:rsidRPr="00897E22">
              <w:rPr>
                <w:rStyle w:val="Hyperlink"/>
                <w:rFonts w:ascii="Times New Roman" w:hAnsi="Times New Roman"/>
                <w:noProof/>
                <w:kern w:val="0"/>
                <w:lang w:eastAsia="fr-FR"/>
                <w14:ligatures w14:val="none"/>
              </w:rPr>
              <w:t>a.</w:t>
            </w:r>
            <w:r>
              <w:rPr>
                <w:rFonts w:eastAsiaTheme="minorEastAsia"/>
                <w:noProof/>
                <w:lang w:eastAsia="fr-FR"/>
              </w:rPr>
              <w:tab/>
            </w:r>
            <w:r w:rsidRPr="00897E22">
              <w:rPr>
                <w:rStyle w:val="Hyperlink"/>
                <w:rFonts w:ascii="Times New Roman" w:hAnsi="Times New Roman"/>
                <w:noProof/>
                <w:kern w:val="0"/>
                <w:lang w:eastAsia="fr-FR"/>
                <w14:ligatures w14:val="none"/>
              </w:rPr>
              <w:t>ArmoniK in brief</w:t>
            </w:r>
            <w:r>
              <w:rPr>
                <w:noProof/>
                <w:webHidden/>
              </w:rPr>
              <w:tab/>
            </w:r>
            <w:r>
              <w:rPr>
                <w:noProof/>
                <w:webHidden/>
              </w:rPr>
              <w:fldChar w:fldCharType="begin"/>
            </w:r>
            <w:r>
              <w:rPr>
                <w:noProof/>
                <w:webHidden/>
              </w:rPr>
              <w:instrText xml:space="preserve"> PAGEREF _Toc171521507 \h </w:instrText>
            </w:r>
            <w:r>
              <w:rPr>
                <w:noProof/>
                <w:webHidden/>
              </w:rPr>
            </w:r>
            <w:r>
              <w:rPr>
                <w:noProof/>
                <w:webHidden/>
              </w:rPr>
              <w:fldChar w:fldCharType="separate"/>
            </w:r>
            <w:r w:rsidR="00717C41">
              <w:rPr>
                <w:noProof/>
                <w:webHidden/>
              </w:rPr>
              <w:t>12</w:t>
            </w:r>
            <w:r>
              <w:rPr>
                <w:noProof/>
                <w:webHidden/>
              </w:rPr>
              <w:fldChar w:fldCharType="end"/>
            </w:r>
          </w:hyperlink>
        </w:p>
        <w:p w14:paraId="40972521" w14:textId="62796D30" w:rsidR="004F1158" w:rsidRDefault="004F1158">
          <w:pPr>
            <w:pStyle w:val="TOC3"/>
            <w:tabs>
              <w:tab w:val="left" w:pos="960"/>
              <w:tab w:val="right" w:leader="dot" w:pos="9060"/>
            </w:tabs>
            <w:rPr>
              <w:rFonts w:eastAsiaTheme="minorEastAsia"/>
              <w:noProof/>
              <w:lang w:eastAsia="fr-FR"/>
            </w:rPr>
          </w:pPr>
          <w:hyperlink w:anchor="_Toc171521508" w:history="1">
            <w:r w:rsidRPr="00897E22">
              <w:rPr>
                <w:rStyle w:val="Hyperlink"/>
                <w:noProof/>
                <w:lang w:val="en-US"/>
              </w:rPr>
              <w:t>b.</w:t>
            </w:r>
            <w:r>
              <w:rPr>
                <w:rFonts w:eastAsiaTheme="minorEastAsia"/>
                <w:noProof/>
                <w:lang w:eastAsia="fr-FR"/>
              </w:rPr>
              <w:tab/>
            </w:r>
            <w:r w:rsidRPr="00897E22">
              <w:rPr>
                <w:rStyle w:val="Hyperlink"/>
                <w:noProof/>
                <w:lang w:val="en-US"/>
              </w:rPr>
              <w:t>ArmoniK Deployment</w:t>
            </w:r>
            <w:r>
              <w:rPr>
                <w:noProof/>
                <w:webHidden/>
              </w:rPr>
              <w:tab/>
            </w:r>
            <w:r>
              <w:rPr>
                <w:noProof/>
                <w:webHidden/>
              </w:rPr>
              <w:fldChar w:fldCharType="begin"/>
            </w:r>
            <w:r>
              <w:rPr>
                <w:noProof/>
                <w:webHidden/>
              </w:rPr>
              <w:instrText xml:space="preserve"> PAGEREF _Toc171521508 \h </w:instrText>
            </w:r>
            <w:r>
              <w:rPr>
                <w:noProof/>
                <w:webHidden/>
              </w:rPr>
            </w:r>
            <w:r>
              <w:rPr>
                <w:noProof/>
                <w:webHidden/>
              </w:rPr>
              <w:fldChar w:fldCharType="separate"/>
            </w:r>
            <w:r w:rsidR="00717C41">
              <w:rPr>
                <w:noProof/>
                <w:webHidden/>
              </w:rPr>
              <w:t>12</w:t>
            </w:r>
            <w:r>
              <w:rPr>
                <w:noProof/>
                <w:webHidden/>
              </w:rPr>
              <w:fldChar w:fldCharType="end"/>
            </w:r>
          </w:hyperlink>
        </w:p>
        <w:p w14:paraId="01782920" w14:textId="377D2AB0" w:rsidR="004F1158" w:rsidRDefault="004F1158">
          <w:pPr>
            <w:pStyle w:val="TOC3"/>
            <w:tabs>
              <w:tab w:val="left" w:pos="960"/>
              <w:tab w:val="right" w:leader="dot" w:pos="9060"/>
            </w:tabs>
            <w:rPr>
              <w:rFonts w:eastAsiaTheme="minorEastAsia"/>
              <w:noProof/>
              <w:lang w:eastAsia="fr-FR"/>
            </w:rPr>
          </w:pPr>
          <w:hyperlink w:anchor="_Toc171521509" w:history="1">
            <w:r w:rsidRPr="00897E22">
              <w:rPr>
                <w:rStyle w:val="Hyperlink"/>
                <w:noProof/>
                <w:lang w:val="en-US"/>
              </w:rPr>
              <w:t>c.</w:t>
            </w:r>
            <w:r>
              <w:rPr>
                <w:rFonts w:eastAsiaTheme="minorEastAsia"/>
                <w:noProof/>
                <w:lang w:eastAsia="fr-FR"/>
              </w:rPr>
              <w:tab/>
            </w:r>
            <w:r w:rsidRPr="00897E22">
              <w:rPr>
                <w:rStyle w:val="Hyperlink"/>
                <w:noProof/>
                <w:lang w:val="en-US"/>
              </w:rPr>
              <w:t>ArmoniK tests: HTC Mock, Bench, and HelloWorld</w:t>
            </w:r>
            <w:r>
              <w:rPr>
                <w:noProof/>
                <w:webHidden/>
              </w:rPr>
              <w:tab/>
            </w:r>
            <w:r>
              <w:rPr>
                <w:noProof/>
                <w:webHidden/>
              </w:rPr>
              <w:fldChar w:fldCharType="begin"/>
            </w:r>
            <w:r>
              <w:rPr>
                <w:noProof/>
                <w:webHidden/>
              </w:rPr>
              <w:instrText xml:space="preserve"> PAGEREF _Toc171521509 \h </w:instrText>
            </w:r>
            <w:r>
              <w:rPr>
                <w:noProof/>
                <w:webHidden/>
              </w:rPr>
            </w:r>
            <w:r>
              <w:rPr>
                <w:noProof/>
                <w:webHidden/>
              </w:rPr>
              <w:fldChar w:fldCharType="separate"/>
            </w:r>
            <w:r w:rsidR="00717C41">
              <w:rPr>
                <w:noProof/>
                <w:webHidden/>
              </w:rPr>
              <w:t>13</w:t>
            </w:r>
            <w:r>
              <w:rPr>
                <w:noProof/>
                <w:webHidden/>
              </w:rPr>
              <w:fldChar w:fldCharType="end"/>
            </w:r>
          </w:hyperlink>
        </w:p>
        <w:p w14:paraId="79CE64B2" w14:textId="16D57940" w:rsidR="004F1158" w:rsidRDefault="004F1158">
          <w:pPr>
            <w:pStyle w:val="TOC3"/>
            <w:tabs>
              <w:tab w:val="left" w:pos="960"/>
              <w:tab w:val="right" w:leader="dot" w:pos="9060"/>
            </w:tabs>
            <w:rPr>
              <w:rFonts w:eastAsiaTheme="minorEastAsia"/>
              <w:noProof/>
              <w:lang w:eastAsia="fr-FR"/>
            </w:rPr>
          </w:pPr>
          <w:hyperlink w:anchor="_Toc171521510" w:history="1">
            <w:r w:rsidRPr="00897E22">
              <w:rPr>
                <w:rStyle w:val="Hyperlink"/>
                <w:rFonts w:ascii="Times New Roman" w:eastAsia="Times New Roman" w:hAnsi="Times New Roman" w:cs="Times New Roman"/>
                <w:noProof/>
                <w:kern w:val="0"/>
                <w:lang w:val="en-US" w:eastAsia="fr-FR"/>
                <w14:ligatures w14:val="none"/>
              </w:rPr>
              <w:t>d.</w:t>
            </w:r>
            <w:r>
              <w:rPr>
                <w:rFonts w:eastAsiaTheme="minorEastAsia"/>
                <w:noProof/>
                <w:lang w:eastAsia="fr-FR"/>
              </w:rPr>
              <w:tab/>
            </w:r>
            <w:r w:rsidRPr="00897E22">
              <w:rPr>
                <w:rStyle w:val="Hyperlink"/>
                <w:noProof/>
                <w:kern w:val="0"/>
                <w:lang w:val="en-US" w:eastAsia="fr-FR"/>
                <w14:ligatures w14:val="none"/>
              </w:rPr>
              <w:t>ArmoniK in Practice</w:t>
            </w:r>
            <w:r>
              <w:rPr>
                <w:noProof/>
                <w:webHidden/>
              </w:rPr>
              <w:tab/>
            </w:r>
            <w:r>
              <w:rPr>
                <w:noProof/>
                <w:webHidden/>
              </w:rPr>
              <w:fldChar w:fldCharType="begin"/>
            </w:r>
            <w:r>
              <w:rPr>
                <w:noProof/>
                <w:webHidden/>
              </w:rPr>
              <w:instrText xml:space="preserve"> PAGEREF _Toc171521510 \h </w:instrText>
            </w:r>
            <w:r>
              <w:rPr>
                <w:noProof/>
                <w:webHidden/>
              </w:rPr>
            </w:r>
            <w:r>
              <w:rPr>
                <w:noProof/>
                <w:webHidden/>
              </w:rPr>
              <w:fldChar w:fldCharType="separate"/>
            </w:r>
            <w:r w:rsidR="00717C41">
              <w:rPr>
                <w:noProof/>
                <w:webHidden/>
              </w:rPr>
              <w:t>14</w:t>
            </w:r>
            <w:r>
              <w:rPr>
                <w:noProof/>
                <w:webHidden/>
              </w:rPr>
              <w:fldChar w:fldCharType="end"/>
            </w:r>
          </w:hyperlink>
        </w:p>
        <w:p w14:paraId="7DFA0A15" w14:textId="0EF26279" w:rsidR="004F1158" w:rsidRDefault="004F1158">
          <w:pPr>
            <w:pStyle w:val="TOC2"/>
            <w:tabs>
              <w:tab w:val="left" w:pos="720"/>
              <w:tab w:val="right" w:leader="dot" w:pos="9060"/>
            </w:tabs>
            <w:rPr>
              <w:rFonts w:eastAsiaTheme="minorEastAsia"/>
              <w:noProof/>
              <w:lang w:eastAsia="fr-FR"/>
            </w:rPr>
          </w:pPr>
          <w:hyperlink w:anchor="_Toc171521511" w:history="1">
            <w:r w:rsidRPr="00897E22">
              <w:rPr>
                <w:rStyle w:val="Hyperlink"/>
                <w:noProof/>
                <w:lang w:val="en-US"/>
              </w:rPr>
              <w:t>3.</w:t>
            </w:r>
            <w:r>
              <w:rPr>
                <w:rFonts w:eastAsiaTheme="minorEastAsia"/>
                <w:noProof/>
                <w:lang w:eastAsia="fr-FR"/>
              </w:rPr>
              <w:tab/>
            </w:r>
            <w:r w:rsidRPr="00897E22">
              <w:rPr>
                <w:rStyle w:val="Hyperlink"/>
                <w:noProof/>
                <w:lang w:val="en-US"/>
              </w:rPr>
              <w:t>Execution graph reconstruction</w:t>
            </w:r>
            <w:r>
              <w:rPr>
                <w:noProof/>
                <w:webHidden/>
              </w:rPr>
              <w:tab/>
            </w:r>
            <w:r>
              <w:rPr>
                <w:noProof/>
                <w:webHidden/>
              </w:rPr>
              <w:fldChar w:fldCharType="begin"/>
            </w:r>
            <w:r>
              <w:rPr>
                <w:noProof/>
                <w:webHidden/>
              </w:rPr>
              <w:instrText xml:space="preserve"> PAGEREF _Toc171521511 \h </w:instrText>
            </w:r>
            <w:r>
              <w:rPr>
                <w:noProof/>
                <w:webHidden/>
              </w:rPr>
            </w:r>
            <w:r>
              <w:rPr>
                <w:noProof/>
                <w:webHidden/>
              </w:rPr>
              <w:fldChar w:fldCharType="separate"/>
            </w:r>
            <w:r w:rsidR="00717C41">
              <w:rPr>
                <w:noProof/>
                <w:webHidden/>
              </w:rPr>
              <w:t>14</w:t>
            </w:r>
            <w:r>
              <w:rPr>
                <w:noProof/>
                <w:webHidden/>
              </w:rPr>
              <w:fldChar w:fldCharType="end"/>
            </w:r>
          </w:hyperlink>
        </w:p>
        <w:p w14:paraId="7C61B1F3" w14:textId="547853ED" w:rsidR="004F1158" w:rsidRDefault="004F1158">
          <w:pPr>
            <w:pStyle w:val="TOC3"/>
            <w:tabs>
              <w:tab w:val="left" w:pos="960"/>
              <w:tab w:val="right" w:leader="dot" w:pos="9060"/>
            </w:tabs>
            <w:rPr>
              <w:rFonts w:eastAsiaTheme="minorEastAsia"/>
              <w:noProof/>
              <w:lang w:eastAsia="fr-FR"/>
            </w:rPr>
          </w:pPr>
          <w:hyperlink w:anchor="_Toc171521512" w:history="1">
            <w:r w:rsidRPr="00897E22">
              <w:rPr>
                <w:rStyle w:val="Hyperlink"/>
                <w:noProof/>
                <w:lang w:val="en-US"/>
              </w:rPr>
              <w:t>a.</w:t>
            </w:r>
            <w:r>
              <w:rPr>
                <w:rFonts w:eastAsiaTheme="minorEastAsia"/>
                <w:noProof/>
                <w:lang w:eastAsia="fr-FR"/>
              </w:rPr>
              <w:tab/>
            </w:r>
            <w:r w:rsidRPr="00897E22">
              <w:rPr>
                <w:rStyle w:val="Hyperlink"/>
                <w:noProof/>
                <w:lang w:val="en-US"/>
              </w:rPr>
              <w:t>Preparation and Familiarization</w:t>
            </w:r>
            <w:r>
              <w:rPr>
                <w:noProof/>
                <w:webHidden/>
              </w:rPr>
              <w:tab/>
            </w:r>
            <w:r>
              <w:rPr>
                <w:noProof/>
                <w:webHidden/>
              </w:rPr>
              <w:fldChar w:fldCharType="begin"/>
            </w:r>
            <w:r>
              <w:rPr>
                <w:noProof/>
                <w:webHidden/>
              </w:rPr>
              <w:instrText xml:space="preserve"> PAGEREF _Toc171521512 \h </w:instrText>
            </w:r>
            <w:r>
              <w:rPr>
                <w:noProof/>
                <w:webHidden/>
              </w:rPr>
            </w:r>
            <w:r>
              <w:rPr>
                <w:noProof/>
                <w:webHidden/>
              </w:rPr>
              <w:fldChar w:fldCharType="separate"/>
            </w:r>
            <w:r w:rsidR="00717C41">
              <w:rPr>
                <w:noProof/>
                <w:webHidden/>
              </w:rPr>
              <w:t>15</w:t>
            </w:r>
            <w:r>
              <w:rPr>
                <w:noProof/>
                <w:webHidden/>
              </w:rPr>
              <w:fldChar w:fldCharType="end"/>
            </w:r>
          </w:hyperlink>
        </w:p>
        <w:p w14:paraId="4AF4ADE3" w14:textId="4283CC7E" w:rsidR="004F1158" w:rsidRDefault="004F1158">
          <w:pPr>
            <w:pStyle w:val="TOC3"/>
            <w:tabs>
              <w:tab w:val="left" w:pos="960"/>
              <w:tab w:val="right" w:leader="dot" w:pos="9060"/>
            </w:tabs>
            <w:rPr>
              <w:rFonts w:eastAsiaTheme="minorEastAsia"/>
              <w:noProof/>
              <w:lang w:eastAsia="fr-FR"/>
            </w:rPr>
          </w:pPr>
          <w:hyperlink w:anchor="_Toc171521513" w:history="1">
            <w:r w:rsidRPr="00897E22">
              <w:rPr>
                <w:rStyle w:val="Hyperlink"/>
                <w:rFonts w:ascii="Times New Roman" w:hAnsi="Times New Roman"/>
                <w:noProof/>
                <w:kern w:val="0"/>
                <w:lang w:val="en-US" w:eastAsia="fr-FR"/>
                <w14:ligatures w14:val="none"/>
              </w:rPr>
              <w:t>b.</w:t>
            </w:r>
            <w:r>
              <w:rPr>
                <w:rFonts w:eastAsiaTheme="minorEastAsia"/>
                <w:noProof/>
                <w:lang w:eastAsia="fr-FR"/>
              </w:rPr>
              <w:tab/>
            </w:r>
            <w:r w:rsidRPr="00897E22">
              <w:rPr>
                <w:rStyle w:val="Hyperlink"/>
                <w:rFonts w:ascii="Times New Roman" w:hAnsi="Times New Roman"/>
                <w:noProof/>
                <w:kern w:val="0"/>
                <w:lang w:val="en-US" w:eastAsia="fr-FR"/>
                <w14:ligatures w14:val="none"/>
              </w:rPr>
              <w:t>Initialization of Git Repository</w:t>
            </w:r>
            <w:r>
              <w:rPr>
                <w:noProof/>
                <w:webHidden/>
              </w:rPr>
              <w:tab/>
            </w:r>
            <w:r>
              <w:rPr>
                <w:noProof/>
                <w:webHidden/>
              </w:rPr>
              <w:fldChar w:fldCharType="begin"/>
            </w:r>
            <w:r>
              <w:rPr>
                <w:noProof/>
                <w:webHidden/>
              </w:rPr>
              <w:instrText xml:space="preserve"> PAGEREF _Toc171521513 \h </w:instrText>
            </w:r>
            <w:r>
              <w:rPr>
                <w:noProof/>
                <w:webHidden/>
              </w:rPr>
            </w:r>
            <w:r>
              <w:rPr>
                <w:noProof/>
                <w:webHidden/>
              </w:rPr>
              <w:fldChar w:fldCharType="separate"/>
            </w:r>
            <w:r w:rsidR="00717C41">
              <w:rPr>
                <w:noProof/>
                <w:webHidden/>
              </w:rPr>
              <w:t>15</w:t>
            </w:r>
            <w:r>
              <w:rPr>
                <w:noProof/>
                <w:webHidden/>
              </w:rPr>
              <w:fldChar w:fldCharType="end"/>
            </w:r>
          </w:hyperlink>
        </w:p>
        <w:p w14:paraId="27BFCBFC" w14:textId="6570801F" w:rsidR="004F1158" w:rsidRDefault="004F1158">
          <w:pPr>
            <w:pStyle w:val="TOC3"/>
            <w:tabs>
              <w:tab w:val="left" w:pos="960"/>
              <w:tab w:val="right" w:leader="dot" w:pos="9060"/>
            </w:tabs>
            <w:rPr>
              <w:rFonts w:eastAsiaTheme="minorEastAsia"/>
              <w:noProof/>
              <w:lang w:eastAsia="fr-FR"/>
            </w:rPr>
          </w:pPr>
          <w:hyperlink w:anchor="_Toc171521514" w:history="1">
            <w:r w:rsidRPr="00897E22">
              <w:rPr>
                <w:rStyle w:val="Hyperlink"/>
                <w:noProof/>
                <w:lang w:val="en-US"/>
              </w:rPr>
              <w:t>c.</w:t>
            </w:r>
            <w:r>
              <w:rPr>
                <w:rFonts w:eastAsiaTheme="minorEastAsia"/>
                <w:noProof/>
                <w:lang w:eastAsia="fr-FR"/>
              </w:rPr>
              <w:tab/>
            </w:r>
            <w:r w:rsidRPr="00897E22">
              <w:rPr>
                <w:rStyle w:val="Hyperlink"/>
                <w:noProof/>
                <w:lang w:val="en-US"/>
              </w:rPr>
              <w:t>Design of the Module</w:t>
            </w:r>
            <w:r>
              <w:rPr>
                <w:noProof/>
                <w:webHidden/>
              </w:rPr>
              <w:tab/>
            </w:r>
            <w:r>
              <w:rPr>
                <w:noProof/>
                <w:webHidden/>
              </w:rPr>
              <w:fldChar w:fldCharType="begin"/>
            </w:r>
            <w:r>
              <w:rPr>
                <w:noProof/>
                <w:webHidden/>
              </w:rPr>
              <w:instrText xml:space="preserve"> PAGEREF _Toc171521514 \h </w:instrText>
            </w:r>
            <w:r>
              <w:rPr>
                <w:noProof/>
                <w:webHidden/>
              </w:rPr>
            </w:r>
            <w:r>
              <w:rPr>
                <w:noProof/>
                <w:webHidden/>
              </w:rPr>
              <w:fldChar w:fldCharType="separate"/>
            </w:r>
            <w:r w:rsidR="00717C41">
              <w:rPr>
                <w:noProof/>
                <w:webHidden/>
              </w:rPr>
              <w:t>15</w:t>
            </w:r>
            <w:r>
              <w:rPr>
                <w:noProof/>
                <w:webHidden/>
              </w:rPr>
              <w:fldChar w:fldCharType="end"/>
            </w:r>
          </w:hyperlink>
        </w:p>
        <w:p w14:paraId="04015951" w14:textId="3ED50634" w:rsidR="004F1158" w:rsidRDefault="004F1158">
          <w:pPr>
            <w:pStyle w:val="TOC3"/>
            <w:tabs>
              <w:tab w:val="left" w:pos="960"/>
              <w:tab w:val="right" w:leader="dot" w:pos="9060"/>
            </w:tabs>
            <w:rPr>
              <w:rFonts w:eastAsiaTheme="minorEastAsia"/>
              <w:noProof/>
              <w:lang w:eastAsia="fr-FR"/>
            </w:rPr>
          </w:pPr>
          <w:hyperlink w:anchor="_Toc171521515" w:history="1">
            <w:r w:rsidRPr="00897E22">
              <w:rPr>
                <w:rStyle w:val="Hyperlink"/>
                <w:noProof/>
                <w:lang w:val="en-US"/>
              </w:rPr>
              <w:t>d.</w:t>
            </w:r>
            <w:r>
              <w:rPr>
                <w:rFonts w:eastAsiaTheme="minorEastAsia"/>
                <w:noProof/>
                <w:lang w:eastAsia="fr-FR"/>
              </w:rPr>
              <w:tab/>
            </w:r>
            <w:r w:rsidRPr="00897E22">
              <w:rPr>
                <w:rStyle w:val="Hyperlink"/>
                <w:noProof/>
                <w:lang w:val="en-US"/>
              </w:rPr>
              <w:t>Unit Testing with Pytest: Fundamentals and Application</w:t>
            </w:r>
            <w:r>
              <w:rPr>
                <w:noProof/>
                <w:webHidden/>
              </w:rPr>
              <w:tab/>
            </w:r>
            <w:r>
              <w:rPr>
                <w:noProof/>
                <w:webHidden/>
              </w:rPr>
              <w:fldChar w:fldCharType="begin"/>
            </w:r>
            <w:r>
              <w:rPr>
                <w:noProof/>
                <w:webHidden/>
              </w:rPr>
              <w:instrText xml:space="preserve"> PAGEREF _Toc171521515 \h </w:instrText>
            </w:r>
            <w:r>
              <w:rPr>
                <w:noProof/>
                <w:webHidden/>
              </w:rPr>
            </w:r>
            <w:r>
              <w:rPr>
                <w:noProof/>
                <w:webHidden/>
              </w:rPr>
              <w:fldChar w:fldCharType="separate"/>
            </w:r>
            <w:r w:rsidR="00717C41">
              <w:rPr>
                <w:noProof/>
                <w:webHidden/>
              </w:rPr>
              <w:t>15</w:t>
            </w:r>
            <w:r>
              <w:rPr>
                <w:noProof/>
                <w:webHidden/>
              </w:rPr>
              <w:fldChar w:fldCharType="end"/>
            </w:r>
          </w:hyperlink>
        </w:p>
        <w:p w14:paraId="42CC38F0" w14:textId="137FC656" w:rsidR="004F1158" w:rsidRDefault="004F1158">
          <w:pPr>
            <w:pStyle w:val="TOC1"/>
            <w:rPr>
              <w:rFonts w:eastAsiaTheme="minorEastAsia"/>
              <w:noProof/>
              <w:lang w:eastAsia="fr-FR"/>
            </w:rPr>
          </w:pPr>
          <w:hyperlink w:anchor="_Toc171521516" w:history="1">
            <w:r w:rsidRPr="00897E22">
              <w:rPr>
                <w:rStyle w:val="Hyperlink"/>
                <w:noProof/>
                <w:lang w:val="en-US"/>
              </w:rPr>
              <w:t>Conclusion</w:t>
            </w:r>
            <w:r>
              <w:rPr>
                <w:noProof/>
                <w:webHidden/>
              </w:rPr>
              <w:tab/>
            </w:r>
            <w:r>
              <w:rPr>
                <w:noProof/>
                <w:webHidden/>
              </w:rPr>
              <w:fldChar w:fldCharType="begin"/>
            </w:r>
            <w:r>
              <w:rPr>
                <w:noProof/>
                <w:webHidden/>
              </w:rPr>
              <w:instrText xml:space="preserve"> PAGEREF _Toc171521516 \h </w:instrText>
            </w:r>
            <w:r>
              <w:rPr>
                <w:noProof/>
                <w:webHidden/>
              </w:rPr>
            </w:r>
            <w:r>
              <w:rPr>
                <w:noProof/>
                <w:webHidden/>
              </w:rPr>
              <w:fldChar w:fldCharType="separate"/>
            </w:r>
            <w:r w:rsidR="00717C41">
              <w:rPr>
                <w:noProof/>
                <w:webHidden/>
              </w:rPr>
              <w:t>17</w:t>
            </w:r>
            <w:r>
              <w:rPr>
                <w:noProof/>
                <w:webHidden/>
              </w:rPr>
              <w:fldChar w:fldCharType="end"/>
            </w:r>
          </w:hyperlink>
        </w:p>
        <w:p w14:paraId="2FB13817" w14:textId="211277AB" w:rsidR="004F1158" w:rsidRDefault="004F1158">
          <w:pPr>
            <w:pStyle w:val="TOC1"/>
            <w:rPr>
              <w:rFonts w:eastAsiaTheme="minorEastAsia"/>
              <w:noProof/>
              <w:lang w:eastAsia="fr-FR"/>
            </w:rPr>
          </w:pPr>
          <w:hyperlink w:anchor="_Toc171521517" w:history="1">
            <w:r w:rsidRPr="00897E22">
              <w:rPr>
                <w:rStyle w:val="Hyperlink"/>
                <w:noProof/>
                <w:lang w:val="en-US"/>
              </w:rPr>
              <w:t>Webography/Bibliography</w:t>
            </w:r>
            <w:r>
              <w:rPr>
                <w:noProof/>
                <w:webHidden/>
              </w:rPr>
              <w:tab/>
            </w:r>
            <w:r>
              <w:rPr>
                <w:noProof/>
                <w:webHidden/>
              </w:rPr>
              <w:fldChar w:fldCharType="begin"/>
            </w:r>
            <w:r>
              <w:rPr>
                <w:noProof/>
                <w:webHidden/>
              </w:rPr>
              <w:instrText xml:space="preserve"> PAGEREF _Toc171521517 \h </w:instrText>
            </w:r>
            <w:r>
              <w:rPr>
                <w:noProof/>
                <w:webHidden/>
              </w:rPr>
            </w:r>
            <w:r>
              <w:rPr>
                <w:noProof/>
                <w:webHidden/>
              </w:rPr>
              <w:fldChar w:fldCharType="separate"/>
            </w:r>
            <w:r w:rsidR="00717C41">
              <w:rPr>
                <w:noProof/>
                <w:webHidden/>
              </w:rPr>
              <w:t>18</w:t>
            </w:r>
            <w:r>
              <w:rPr>
                <w:noProof/>
                <w:webHidden/>
              </w:rPr>
              <w:fldChar w:fldCharType="end"/>
            </w:r>
          </w:hyperlink>
        </w:p>
        <w:p w14:paraId="015A8199" w14:textId="3CC18939" w:rsidR="00777214" w:rsidRDefault="00777214">
          <w:r>
            <w:rPr>
              <w:b/>
              <w:bCs/>
            </w:rPr>
            <w:fldChar w:fldCharType="end"/>
          </w:r>
        </w:p>
      </w:sdtContent>
    </w:sdt>
    <w:p w14:paraId="15F5A549" w14:textId="77777777" w:rsidR="000E220B" w:rsidRPr="00EB2A46" w:rsidRDefault="000E220B">
      <w:pPr>
        <w:rPr>
          <w:rFonts w:ascii="Arial" w:hAnsi="Arial" w:cs="Arial"/>
          <w:sz w:val="22"/>
          <w:szCs w:val="22"/>
          <w:lang w:val="en-US"/>
        </w:rPr>
      </w:pPr>
      <w:r w:rsidRPr="00EB2A46">
        <w:rPr>
          <w:rFonts w:ascii="Arial" w:hAnsi="Arial" w:cs="Arial"/>
          <w:sz w:val="22"/>
          <w:szCs w:val="22"/>
          <w:lang w:val="en-US"/>
        </w:rPr>
        <w:br w:type="page"/>
      </w:r>
    </w:p>
    <w:p w14:paraId="40835524" w14:textId="724CDE64" w:rsidR="00E80F86" w:rsidRPr="00E80F86" w:rsidRDefault="00E80F86" w:rsidP="008A3214">
      <w:pPr>
        <w:pStyle w:val="Heading1"/>
        <w:rPr>
          <w:lang w:val="en-US"/>
        </w:rPr>
      </w:pPr>
      <w:bookmarkStart w:id="2" w:name="_Toc171521492"/>
      <w:r w:rsidRPr="00E80F86">
        <w:rPr>
          <w:lang w:val="en-US"/>
        </w:rPr>
        <w:lastRenderedPageBreak/>
        <w:t>Table of figures</w:t>
      </w:r>
      <w:bookmarkEnd w:id="2"/>
      <w:r w:rsidRPr="00E80F86">
        <w:rPr>
          <w:lang w:val="en-US"/>
        </w:rPr>
        <w:t xml:space="preserve"> </w:t>
      </w:r>
    </w:p>
    <w:p w14:paraId="3BFDAA71" w14:textId="4F657CCA" w:rsidR="006444F7" w:rsidRDefault="006444F7">
      <w:pPr>
        <w:pStyle w:val="TableofFigures"/>
        <w:tabs>
          <w:tab w:val="right" w:leader="dot" w:pos="9060"/>
        </w:tabs>
        <w:rPr>
          <w:rFonts w:eastAsiaTheme="minorEastAsia"/>
          <w:noProof/>
          <w:lang w:eastAsia="fr-FR"/>
        </w:rPr>
      </w:pPr>
      <w:r>
        <w:rPr>
          <w:lang w:val="en-US"/>
        </w:rPr>
        <w:fldChar w:fldCharType="begin"/>
      </w:r>
      <w:r>
        <w:rPr>
          <w:lang w:val="en-US"/>
        </w:rPr>
        <w:instrText xml:space="preserve"> TOC \h \z \c "Figure" </w:instrText>
      </w:r>
      <w:r>
        <w:rPr>
          <w:lang w:val="en-US"/>
        </w:rPr>
        <w:fldChar w:fldCharType="separate"/>
      </w:r>
      <w:hyperlink w:anchor="_Toc171435373" w:history="1">
        <w:r w:rsidRPr="00377C5B">
          <w:rPr>
            <w:rStyle w:val="Hyperlink"/>
            <w:noProof/>
          </w:rPr>
          <w:t>Figure 1: Aneo's circles</w:t>
        </w:r>
        <w:r>
          <w:rPr>
            <w:noProof/>
            <w:webHidden/>
          </w:rPr>
          <w:tab/>
        </w:r>
        <w:r>
          <w:rPr>
            <w:noProof/>
            <w:webHidden/>
          </w:rPr>
          <w:fldChar w:fldCharType="begin"/>
        </w:r>
        <w:r>
          <w:rPr>
            <w:noProof/>
            <w:webHidden/>
          </w:rPr>
          <w:instrText xml:space="preserve"> PAGEREF _Toc171435373 \h </w:instrText>
        </w:r>
        <w:r>
          <w:rPr>
            <w:noProof/>
            <w:webHidden/>
          </w:rPr>
        </w:r>
        <w:r>
          <w:rPr>
            <w:noProof/>
            <w:webHidden/>
          </w:rPr>
          <w:fldChar w:fldCharType="separate"/>
        </w:r>
        <w:r w:rsidR="00717C41">
          <w:rPr>
            <w:noProof/>
            <w:webHidden/>
          </w:rPr>
          <w:t>7</w:t>
        </w:r>
        <w:r>
          <w:rPr>
            <w:noProof/>
            <w:webHidden/>
          </w:rPr>
          <w:fldChar w:fldCharType="end"/>
        </w:r>
      </w:hyperlink>
    </w:p>
    <w:p w14:paraId="0D807769" w14:textId="2B2EB1DE" w:rsidR="006444F7" w:rsidRDefault="00000000">
      <w:pPr>
        <w:pStyle w:val="TableofFigures"/>
        <w:tabs>
          <w:tab w:val="right" w:leader="dot" w:pos="9060"/>
        </w:tabs>
        <w:rPr>
          <w:rFonts w:eastAsiaTheme="minorEastAsia"/>
          <w:noProof/>
          <w:lang w:eastAsia="fr-FR"/>
        </w:rPr>
      </w:pPr>
      <w:hyperlink w:anchor="_Toc171435374" w:history="1">
        <w:r w:rsidR="006444F7" w:rsidRPr="00377C5B">
          <w:rPr>
            <w:rStyle w:val="Hyperlink"/>
            <w:noProof/>
          </w:rPr>
          <w:t>Figure 2:  ANEO Lunch</w:t>
        </w:r>
        <w:r w:rsidR="006444F7">
          <w:rPr>
            <w:noProof/>
            <w:webHidden/>
          </w:rPr>
          <w:tab/>
        </w:r>
        <w:r w:rsidR="006444F7">
          <w:rPr>
            <w:noProof/>
            <w:webHidden/>
          </w:rPr>
          <w:fldChar w:fldCharType="begin"/>
        </w:r>
        <w:r w:rsidR="006444F7">
          <w:rPr>
            <w:noProof/>
            <w:webHidden/>
          </w:rPr>
          <w:instrText xml:space="preserve"> PAGEREF _Toc171435374 \h </w:instrText>
        </w:r>
        <w:r w:rsidR="006444F7">
          <w:rPr>
            <w:noProof/>
            <w:webHidden/>
          </w:rPr>
        </w:r>
        <w:r w:rsidR="006444F7">
          <w:rPr>
            <w:noProof/>
            <w:webHidden/>
          </w:rPr>
          <w:fldChar w:fldCharType="separate"/>
        </w:r>
        <w:r w:rsidR="00717C41">
          <w:rPr>
            <w:noProof/>
            <w:webHidden/>
          </w:rPr>
          <w:t>8</w:t>
        </w:r>
        <w:r w:rsidR="006444F7">
          <w:rPr>
            <w:noProof/>
            <w:webHidden/>
          </w:rPr>
          <w:fldChar w:fldCharType="end"/>
        </w:r>
      </w:hyperlink>
    </w:p>
    <w:p w14:paraId="1471C021" w14:textId="3FD32CCD" w:rsidR="006444F7" w:rsidRDefault="00000000">
      <w:pPr>
        <w:pStyle w:val="TableofFigures"/>
        <w:tabs>
          <w:tab w:val="right" w:leader="dot" w:pos="9060"/>
        </w:tabs>
        <w:rPr>
          <w:rFonts w:eastAsiaTheme="minorEastAsia"/>
          <w:noProof/>
          <w:lang w:eastAsia="fr-FR"/>
        </w:rPr>
      </w:pPr>
      <w:hyperlink w:anchor="_Toc171435375" w:history="1">
        <w:r w:rsidR="006444F7" w:rsidRPr="00377C5B">
          <w:rPr>
            <w:rStyle w:val="Hyperlink"/>
            <w:noProof/>
          </w:rPr>
          <w:t>Figure 3: Clim'A6</w:t>
        </w:r>
        <w:r w:rsidR="006444F7">
          <w:rPr>
            <w:noProof/>
            <w:webHidden/>
          </w:rPr>
          <w:tab/>
        </w:r>
        <w:r w:rsidR="006444F7">
          <w:rPr>
            <w:noProof/>
            <w:webHidden/>
          </w:rPr>
          <w:fldChar w:fldCharType="begin"/>
        </w:r>
        <w:r w:rsidR="006444F7">
          <w:rPr>
            <w:noProof/>
            <w:webHidden/>
          </w:rPr>
          <w:instrText xml:space="preserve"> PAGEREF _Toc171435375 \h </w:instrText>
        </w:r>
        <w:r w:rsidR="006444F7">
          <w:rPr>
            <w:noProof/>
            <w:webHidden/>
          </w:rPr>
        </w:r>
        <w:r w:rsidR="006444F7">
          <w:rPr>
            <w:noProof/>
            <w:webHidden/>
          </w:rPr>
          <w:fldChar w:fldCharType="separate"/>
        </w:r>
        <w:r w:rsidR="00717C41">
          <w:rPr>
            <w:noProof/>
            <w:webHidden/>
          </w:rPr>
          <w:t>9</w:t>
        </w:r>
        <w:r w:rsidR="006444F7">
          <w:rPr>
            <w:noProof/>
            <w:webHidden/>
          </w:rPr>
          <w:fldChar w:fldCharType="end"/>
        </w:r>
      </w:hyperlink>
    </w:p>
    <w:p w14:paraId="6AE46251" w14:textId="4AD6B9BE" w:rsidR="006444F7" w:rsidRDefault="00000000">
      <w:pPr>
        <w:pStyle w:val="TableofFigures"/>
        <w:tabs>
          <w:tab w:val="right" w:leader="dot" w:pos="9060"/>
        </w:tabs>
        <w:rPr>
          <w:rFonts w:eastAsiaTheme="minorEastAsia"/>
          <w:noProof/>
          <w:lang w:eastAsia="fr-FR"/>
        </w:rPr>
      </w:pPr>
      <w:hyperlink w:anchor="_Toc171435376" w:history="1">
        <w:r w:rsidR="006444F7" w:rsidRPr="00377C5B">
          <w:rPr>
            <w:rStyle w:val="Hyperlink"/>
            <w:noProof/>
          </w:rPr>
          <w:t>Figure 4: Output Teratec</w:t>
        </w:r>
        <w:r w:rsidR="006444F7">
          <w:rPr>
            <w:noProof/>
            <w:webHidden/>
          </w:rPr>
          <w:tab/>
        </w:r>
        <w:r w:rsidR="006444F7">
          <w:rPr>
            <w:noProof/>
            <w:webHidden/>
          </w:rPr>
          <w:fldChar w:fldCharType="begin"/>
        </w:r>
        <w:r w:rsidR="006444F7">
          <w:rPr>
            <w:noProof/>
            <w:webHidden/>
          </w:rPr>
          <w:instrText xml:space="preserve"> PAGEREF _Toc171435376 \h </w:instrText>
        </w:r>
        <w:r w:rsidR="006444F7">
          <w:rPr>
            <w:noProof/>
            <w:webHidden/>
          </w:rPr>
        </w:r>
        <w:r w:rsidR="006444F7">
          <w:rPr>
            <w:noProof/>
            <w:webHidden/>
          </w:rPr>
          <w:fldChar w:fldCharType="separate"/>
        </w:r>
        <w:r w:rsidR="00717C41">
          <w:rPr>
            <w:noProof/>
            <w:webHidden/>
          </w:rPr>
          <w:t>9</w:t>
        </w:r>
        <w:r w:rsidR="006444F7">
          <w:rPr>
            <w:noProof/>
            <w:webHidden/>
          </w:rPr>
          <w:fldChar w:fldCharType="end"/>
        </w:r>
      </w:hyperlink>
    </w:p>
    <w:p w14:paraId="569C9D55" w14:textId="6AB72465" w:rsidR="006444F7" w:rsidRDefault="00000000">
      <w:pPr>
        <w:pStyle w:val="TableofFigures"/>
        <w:tabs>
          <w:tab w:val="right" w:leader="dot" w:pos="9060"/>
        </w:tabs>
        <w:rPr>
          <w:rFonts w:eastAsiaTheme="minorEastAsia"/>
          <w:noProof/>
          <w:lang w:eastAsia="fr-FR"/>
        </w:rPr>
      </w:pPr>
      <w:hyperlink w:anchor="_Toc171435377" w:history="1">
        <w:r w:rsidR="006444F7" w:rsidRPr="00377C5B">
          <w:rPr>
            <w:rStyle w:val="Hyperlink"/>
            <w:noProof/>
          </w:rPr>
          <w:t>Figure 5: ANEO’s aniversary</w:t>
        </w:r>
        <w:r w:rsidR="006444F7">
          <w:rPr>
            <w:noProof/>
            <w:webHidden/>
          </w:rPr>
          <w:tab/>
        </w:r>
        <w:r w:rsidR="006444F7">
          <w:rPr>
            <w:noProof/>
            <w:webHidden/>
          </w:rPr>
          <w:fldChar w:fldCharType="begin"/>
        </w:r>
        <w:r w:rsidR="006444F7">
          <w:rPr>
            <w:noProof/>
            <w:webHidden/>
          </w:rPr>
          <w:instrText xml:space="preserve"> PAGEREF _Toc171435377 \h </w:instrText>
        </w:r>
        <w:r w:rsidR="006444F7">
          <w:rPr>
            <w:noProof/>
            <w:webHidden/>
          </w:rPr>
        </w:r>
        <w:r w:rsidR="006444F7">
          <w:rPr>
            <w:noProof/>
            <w:webHidden/>
          </w:rPr>
          <w:fldChar w:fldCharType="separate"/>
        </w:r>
        <w:r w:rsidR="00717C41">
          <w:rPr>
            <w:noProof/>
            <w:webHidden/>
          </w:rPr>
          <w:t>10</w:t>
        </w:r>
        <w:r w:rsidR="006444F7">
          <w:rPr>
            <w:noProof/>
            <w:webHidden/>
          </w:rPr>
          <w:fldChar w:fldCharType="end"/>
        </w:r>
      </w:hyperlink>
    </w:p>
    <w:p w14:paraId="514CB2E6" w14:textId="7BD8AC1C" w:rsidR="006444F7" w:rsidRDefault="00000000">
      <w:pPr>
        <w:pStyle w:val="TableofFigures"/>
        <w:tabs>
          <w:tab w:val="right" w:leader="dot" w:pos="9060"/>
        </w:tabs>
        <w:rPr>
          <w:rFonts w:eastAsiaTheme="minorEastAsia"/>
          <w:noProof/>
          <w:lang w:eastAsia="fr-FR"/>
        </w:rPr>
      </w:pPr>
      <w:hyperlink w:anchor="_Toc171435378" w:history="1">
        <w:r w:rsidR="006444F7" w:rsidRPr="00377C5B">
          <w:rPr>
            <w:rStyle w:val="Hyperlink"/>
            <w:noProof/>
          </w:rPr>
          <w:t>Figure 6: Flex Office</w:t>
        </w:r>
        <w:r w:rsidR="006444F7">
          <w:rPr>
            <w:noProof/>
            <w:webHidden/>
          </w:rPr>
          <w:tab/>
        </w:r>
        <w:r w:rsidR="006444F7">
          <w:rPr>
            <w:noProof/>
            <w:webHidden/>
          </w:rPr>
          <w:fldChar w:fldCharType="begin"/>
        </w:r>
        <w:r w:rsidR="006444F7">
          <w:rPr>
            <w:noProof/>
            <w:webHidden/>
          </w:rPr>
          <w:instrText xml:space="preserve"> PAGEREF _Toc171435378 \h </w:instrText>
        </w:r>
        <w:r w:rsidR="006444F7">
          <w:rPr>
            <w:noProof/>
            <w:webHidden/>
          </w:rPr>
        </w:r>
        <w:r w:rsidR="006444F7">
          <w:rPr>
            <w:noProof/>
            <w:webHidden/>
          </w:rPr>
          <w:fldChar w:fldCharType="separate"/>
        </w:r>
        <w:r w:rsidR="00717C41">
          <w:rPr>
            <w:noProof/>
            <w:webHidden/>
          </w:rPr>
          <w:t>11</w:t>
        </w:r>
        <w:r w:rsidR="006444F7">
          <w:rPr>
            <w:noProof/>
            <w:webHidden/>
          </w:rPr>
          <w:fldChar w:fldCharType="end"/>
        </w:r>
      </w:hyperlink>
    </w:p>
    <w:p w14:paraId="06780669" w14:textId="07CCF496" w:rsidR="006444F7" w:rsidRDefault="00000000">
      <w:pPr>
        <w:pStyle w:val="TableofFigures"/>
        <w:tabs>
          <w:tab w:val="right" w:leader="dot" w:pos="9060"/>
        </w:tabs>
        <w:rPr>
          <w:rFonts w:eastAsiaTheme="minorEastAsia"/>
          <w:noProof/>
          <w:lang w:eastAsia="fr-FR"/>
        </w:rPr>
      </w:pPr>
      <w:hyperlink w:anchor="_Toc171435379" w:history="1">
        <w:r w:rsidR="006444F7" w:rsidRPr="00377C5B">
          <w:rPr>
            <w:rStyle w:val="Hyperlink"/>
            <w:noProof/>
          </w:rPr>
          <w:t>Figure 7: ArmoniK's deployement</w:t>
        </w:r>
        <w:r w:rsidR="006444F7">
          <w:rPr>
            <w:noProof/>
            <w:webHidden/>
          </w:rPr>
          <w:tab/>
        </w:r>
        <w:r w:rsidR="006444F7">
          <w:rPr>
            <w:noProof/>
            <w:webHidden/>
          </w:rPr>
          <w:fldChar w:fldCharType="begin"/>
        </w:r>
        <w:r w:rsidR="006444F7">
          <w:rPr>
            <w:noProof/>
            <w:webHidden/>
          </w:rPr>
          <w:instrText xml:space="preserve"> PAGEREF _Toc171435379 \h </w:instrText>
        </w:r>
        <w:r w:rsidR="006444F7">
          <w:rPr>
            <w:noProof/>
            <w:webHidden/>
          </w:rPr>
        </w:r>
        <w:r w:rsidR="006444F7">
          <w:rPr>
            <w:noProof/>
            <w:webHidden/>
          </w:rPr>
          <w:fldChar w:fldCharType="separate"/>
        </w:r>
        <w:r w:rsidR="00717C41">
          <w:rPr>
            <w:noProof/>
            <w:webHidden/>
          </w:rPr>
          <w:t>13</w:t>
        </w:r>
        <w:r w:rsidR="006444F7">
          <w:rPr>
            <w:noProof/>
            <w:webHidden/>
          </w:rPr>
          <w:fldChar w:fldCharType="end"/>
        </w:r>
      </w:hyperlink>
    </w:p>
    <w:p w14:paraId="459AB05A" w14:textId="2B9D09EE" w:rsidR="006444F7" w:rsidRDefault="00000000">
      <w:pPr>
        <w:pStyle w:val="TableofFigures"/>
        <w:tabs>
          <w:tab w:val="right" w:leader="dot" w:pos="9060"/>
        </w:tabs>
        <w:rPr>
          <w:rFonts w:eastAsiaTheme="minorEastAsia"/>
          <w:noProof/>
          <w:lang w:eastAsia="fr-FR"/>
        </w:rPr>
      </w:pPr>
      <w:hyperlink w:anchor="_Toc171435380" w:history="1">
        <w:r w:rsidR="006444F7" w:rsidRPr="00377C5B">
          <w:rPr>
            <w:rStyle w:val="Hyperlink"/>
            <w:noProof/>
            <w:lang w:val="en-US"/>
          </w:rPr>
          <w:t>Figure 8: Client-Worker model's ArmoniK</w:t>
        </w:r>
        <w:r w:rsidR="006444F7">
          <w:rPr>
            <w:noProof/>
            <w:webHidden/>
          </w:rPr>
          <w:tab/>
        </w:r>
        <w:r w:rsidR="006444F7">
          <w:rPr>
            <w:noProof/>
            <w:webHidden/>
          </w:rPr>
          <w:fldChar w:fldCharType="begin"/>
        </w:r>
        <w:r w:rsidR="006444F7">
          <w:rPr>
            <w:noProof/>
            <w:webHidden/>
          </w:rPr>
          <w:instrText xml:space="preserve"> PAGEREF _Toc171435380 \h </w:instrText>
        </w:r>
        <w:r w:rsidR="006444F7">
          <w:rPr>
            <w:noProof/>
            <w:webHidden/>
          </w:rPr>
        </w:r>
        <w:r w:rsidR="006444F7">
          <w:rPr>
            <w:noProof/>
            <w:webHidden/>
          </w:rPr>
          <w:fldChar w:fldCharType="separate"/>
        </w:r>
        <w:r w:rsidR="00717C41">
          <w:rPr>
            <w:noProof/>
            <w:webHidden/>
          </w:rPr>
          <w:t>14</w:t>
        </w:r>
        <w:r w:rsidR="006444F7">
          <w:rPr>
            <w:noProof/>
            <w:webHidden/>
          </w:rPr>
          <w:fldChar w:fldCharType="end"/>
        </w:r>
      </w:hyperlink>
    </w:p>
    <w:p w14:paraId="12266828" w14:textId="5A6C4E1A" w:rsidR="007E5488" w:rsidRDefault="006444F7" w:rsidP="007E5488">
      <w:pPr>
        <w:pStyle w:val="NormalWeb"/>
        <w:rPr>
          <w:lang w:val="en-US"/>
        </w:rPr>
      </w:pPr>
      <w:r>
        <w:rPr>
          <w:rFonts w:asciiTheme="minorHAnsi" w:eastAsiaTheme="minorHAnsi" w:hAnsiTheme="minorHAnsi" w:cstheme="minorBidi"/>
          <w:kern w:val="2"/>
          <w:lang w:val="en-US" w:eastAsia="en-US"/>
          <w14:ligatures w14:val="standardContextual"/>
        </w:rPr>
        <w:fldChar w:fldCharType="end"/>
      </w:r>
    </w:p>
    <w:p w14:paraId="44E7353E" w14:textId="01EDDDD2" w:rsidR="00C72DF5" w:rsidRPr="00C72DF5" w:rsidRDefault="00C72DF5" w:rsidP="00C72DF5">
      <w:pPr>
        <w:pStyle w:val="NormalWeb"/>
        <w:rPr>
          <w:color w:val="262626" w:themeColor="text1" w:themeTint="D9"/>
          <w:sz w:val="22"/>
          <w:szCs w:val="22"/>
          <w:lang w:val="en-US"/>
        </w:rPr>
      </w:pPr>
    </w:p>
    <w:p w14:paraId="350FDBB4" w14:textId="2A73EC56" w:rsidR="00F0010A" w:rsidRPr="00E80F86" w:rsidRDefault="00F0010A">
      <w:pPr>
        <w:rPr>
          <w:rFonts w:ascii="Arial" w:hAnsi="Arial" w:cs="Arial"/>
          <w:sz w:val="22"/>
          <w:szCs w:val="22"/>
          <w:lang w:val="en-US"/>
        </w:rPr>
      </w:pPr>
      <w:r w:rsidRPr="00E80F86">
        <w:rPr>
          <w:rFonts w:ascii="Arial" w:hAnsi="Arial" w:cs="Arial"/>
          <w:sz w:val="22"/>
          <w:szCs w:val="22"/>
          <w:lang w:val="en-US"/>
        </w:rPr>
        <w:br w:type="page"/>
      </w:r>
    </w:p>
    <w:p w14:paraId="5FD258EC" w14:textId="3869741F" w:rsidR="00702D64" w:rsidRDefault="00CC2B60" w:rsidP="00552792">
      <w:pPr>
        <w:pStyle w:val="Heading1"/>
        <w:rPr>
          <w:lang w:val="en-US"/>
        </w:rPr>
      </w:pPr>
      <w:bookmarkStart w:id="3" w:name="_Toc171521493"/>
      <w:r w:rsidRPr="00CC2B60">
        <w:rPr>
          <w:lang w:val="en-US"/>
        </w:rPr>
        <w:lastRenderedPageBreak/>
        <w:t>Glossary</w:t>
      </w:r>
      <w:bookmarkEnd w:id="3"/>
    </w:p>
    <w:p w14:paraId="1F6DD836" w14:textId="64BB447D" w:rsidR="00564B6F" w:rsidRPr="0099323F" w:rsidRDefault="008544B8" w:rsidP="00564B6F">
      <w:pPr>
        <w:rPr>
          <w:rFonts w:ascii="Times New Roman" w:hAnsi="Times New Roman" w:cs="Times New Roman"/>
          <w:sz w:val="22"/>
          <w:szCs w:val="22"/>
          <w:lang w:val="en-US"/>
        </w:rPr>
      </w:pPr>
      <w:r w:rsidRPr="0099323F">
        <w:rPr>
          <w:rFonts w:ascii="Times New Roman" w:hAnsi="Times New Roman" w:cs="Times New Roman"/>
          <w:sz w:val="22"/>
          <w:szCs w:val="22"/>
          <w:lang w:val="en-US"/>
        </w:rPr>
        <w:t>Here is an alphabetically sorted list to help you understand every term you might encounter in this report</w:t>
      </w:r>
      <w:r w:rsidR="0043284D">
        <w:rPr>
          <w:rFonts w:ascii="Times New Roman" w:hAnsi="Times New Roman" w:cs="Times New Roman"/>
          <w:sz w:val="22"/>
          <w:szCs w:val="22"/>
          <w:lang w:val="en-US"/>
        </w:rPr>
        <w:t xml:space="preserve">. </w:t>
      </w:r>
    </w:p>
    <w:p w14:paraId="4C468991" w14:textId="0FDC9FAB" w:rsidR="00564B6F" w:rsidRPr="00564B6F" w:rsidRDefault="00564B6F" w:rsidP="00564B6F">
      <w:pPr>
        <w:rPr>
          <w:rFonts w:ascii="Times New Roman" w:hAnsi="Times New Roman" w:cs="Times New Roman"/>
          <w:sz w:val="22"/>
          <w:szCs w:val="22"/>
          <w:lang w:val="en-US"/>
        </w:rPr>
      </w:pPr>
      <w:r w:rsidRPr="009E6527">
        <w:rPr>
          <w:rFonts w:ascii="Times New Roman" w:hAnsi="Times New Roman" w:cs="Times New Roman"/>
          <w:b/>
          <w:bCs/>
          <w:sz w:val="22"/>
          <w:szCs w:val="22"/>
          <w:lang w:val="en-US"/>
        </w:rPr>
        <w:t>API</w:t>
      </w:r>
      <w:r>
        <w:rPr>
          <w:rFonts w:ascii="Times New Roman" w:hAnsi="Times New Roman" w:cs="Times New Roman"/>
          <w:sz w:val="22"/>
          <w:szCs w:val="22"/>
          <w:lang w:val="en-US"/>
        </w:rPr>
        <w:t xml:space="preserve">: </w:t>
      </w:r>
      <w:r w:rsidRPr="00564B6F">
        <w:rPr>
          <w:rFonts w:ascii="Times New Roman" w:hAnsi="Times New Roman" w:cs="Times New Roman"/>
          <w:sz w:val="22"/>
          <w:szCs w:val="22"/>
          <w:lang w:val="en-US"/>
        </w:rPr>
        <w:t>Application Programming Interface</w:t>
      </w:r>
    </w:p>
    <w:p w14:paraId="32C61537" w14:textId="77777777" w:rsidR="00D80125" w:rsidRDefault="00E5477B">
      <w:pPr>
        <w:rPr>
          <w:rFonts w:ascii="Times New Roman" w:hAnsi="Times New Roman" w:cs="Times New Roman"/>
          <w:sz w:val="22"/>
          <w:szCs w:val="22"/>
          <w:lang w:val="en-US"/>
        </w:rPr>
      </w:pPr>
      <w:r w:rsidRPr="00E5477B">
        <w:rPr>
          <w:rStyle w:val="Strong"/>
          <w:rFonts w:ascii="Times New Roman" w:hAnsi="Times New Roman" w:cs="Times New Roman"/>
          <w:sz w:val="22"/>
          <w:szCs w:val="22"/>
          <w:lang w:val="en-US"/>
        </w:rPr>
        <w:t>HTC (High Throughput Computing)</w:t>
      </w:r>
      <w:r w:rsidRPr="00E5477B">
        <w:rPr>
          <w:rFonts w:ascii="Times New Roman" w:hAnsi="Times New Roman" w:cs="Times New Roman"/>
          <w:sz w:val="22"/>
          <w:szCs w:val="22"/>
          <w:lang w:val="en-US"/>
        </w:rPr>
        <w:t>: A computing paradigm focused on processing a large number of tasks that can be executed independently.</w:t>
      </w:r>
      <w:r w:rsidR="00C92DEF">
        <w:rPr>
          <w:rFonts w:ascii="Times New Roman" w:hAnsi="Times New Roman" w:cs="Times New Roman"/>
          <w:sz w:val="22"/>
          <w:szCs w:val="22"/>
          <w:lang w:val="en-US"/>
        </w:rPr>
        <w:br/>
      </w:r>
      <w:r w:rsidR="00C92DEF">
        <w:rPr>
          <w:rFonts w:ascii="Times New Roman" w:hAnsi="Times New Roman" w:cs="Times New Roman"/>
          <w:sz w:val="22"/>
          <w:szCs w:val="22"/>
          <w:lang w:val="en-US"/>
        </w:rPr>
        <w:br/>
      </w:r>
      <w:r w:rsidR="00C92DEF" w:rsidRPr="00C92DEF">
        <w:rPr>
          <w:rStyle w:val="Strong"/>
          <w:rFonts w:ascii="Times New Roman" w:hAnsi="Times New Roman" w:cs="Times New Roman"/>
          <w:sz w:val="22"/>
          <w:szCs w:val="22"/>
          <w:lang w:val="en-US"/>
        </w:rPr>
        <w:t>HPC (High Performance Computing)</w:t>
      </w:r>
      <w:r w:rsidR="00C92DEF" w:rsidRPr="00C92DEF">
        <w:rPr>
          <w:rFonts w:ascii="Times New Roman" w:hAnsi="Times New Roman" w:cs="Times New Roman"/>
          <w:sz w:val="22"/>
          <w:szCs w:val="22"/>
          <w:lang w:val="en-US"/>
        </w:rPr>
        <w:t>: A computing paradigm that involves the use of supercomputers and parallel processing techniques for solving complex computational problems.</w:t>
      </w:r>
      <w:r w:rsidR="003B009D">
        <w:rPr>
          <w:rFonts w:ascii="Times New Roman" w:hAnsi="Times New Roman" w:cs="Times New Roman"/>
          <w:sz w:val="22"/>
          <w:szCs w:val="22"/>
          <w:lang w:val="en-US"/>
        </w:rPr>
        <w:br/>
      </w:r>
      <w:r w:rsidR="003B009D">
        <w:rPr>
          <w:rFonts w:ascii="Times New Roman" w:hAnsi="Times New Roman" w:cs="Times New Roman"/>
          <w:sz w:val="22"/>
          <w:szCs w:val="22"/>
          <w:lang w:val="en-US"/>
        </w:rPr>
        <w:br/>
      </w:r>
      <w:r w:rsidR="003B009D" w:rsidRPr="003B009D">
        <w:rPr>
          <w:rStyle w:val="Strong"/>
          <w:rFonts w:ascii="Times New Roman" w:hAnsi="Times New Roman" w:cs="Times New Roman"/>
          <w:sz w:val="22"/>
          <w:szCs w:val="22"/>
          <w:lang w:val="en-US"/>
        </w:rPr>
        <w:t>Kubernetes</w:t>
      </w:r>
      <w:r w:rsidR="003B009D" w:rsidRPr="003B009D">
        <w:rPr>
          <w:rFonts w:ascii="Times New Roman" w:hAnsi="Times New Roman" w:cs="Times New Roman"/>
          <w:sz w:val="22"/>
          <w:szCs w:val="22"/>
          <w:lang w:val="en-US"/>
        </w:rPr>
        <w:t>: An open-source platform for automating the deployment, scaling, and management of containerized applications.</w:t>
      </w:r>
    </w:p>
    <w:p w14:paraId="56B7BF72" w14:textId="127460D5" w:rsidR="00D80125" w:rsidRPr="006258F2" w:rsidRDefault="00552792">
      <w:pPr>
        <w:rPr>
          <w:rFonts w:ascii="Times New Roman" w:hAnsi="Times New Roman" w:cs="Times New Roman"/>
          <w:b/>
          <w:bCs/>
          <w:sz w:val="22"/>
          <w:szCs w:val="22"/>
        </w:rPr>
      </w:pPr>
      <w:r w:rsidRPr="000F216D">
        <w:rPr>
          <w:rFonts w:ascii="Times New Roman" w:hAnsi="Times New Roman" w:cs="Times New Roman"/>
          <w:sz w:val="22"/>
          <w:szCs w:val="22"/>
        </w:rPr>
        <w:br/>
      </w:r>
      <w:r w:rsidR="006C2F33" w:rsidRPr="006258F2">
        <w:rPr>
          <w:rFonts w:ascii="Times New Roman" w:hAnsi="Times New Roman" w:cs="Times New Roman"/>
          <w:b/>
          <w:bCs/>
          <w:sz w:val="22"/>
          <w:szCs w:val="22"/>
        </w:rPr>
        <w:t>RSE:</w:t>
      </w:r>
      <w:r w:rsidR="00D80125" w:rsidRPr="006258F2">
        <w:rPr>
          <w:rFonts w:ascii="Times New Roman" w:hAnsi="Times New Roman" w:cs="Times New Roman"/>
          <w:b/>
          <w:bCs/>
          <w:sz w:val="22"/>
          <w:szCs w:val="22"/>
        </w:rPr>
        <w:t xml:space="preserve"> </w:t>
      </w:r>
      <w:r w:rsidR="008C7DD8">
        <w:rPr>
          <w:rFonts w:ascii="Times New Roman" w:hAnsi="Times New Roman" w:cs="Times New Roman"/>
          <w:b/>
          <w:bCs/>
          <w:sz w:val="22"/>
          <w:szCs w:val="22"/>
        </w:rPr>
        <w:t>‘’</w:t>
      </w:r>
      <w:r w:rsidR="006C2F33" w:rsidRPr="008C7DD8">
        <w:rPr>
          <w:rFonts w:ascii="Times New Roman" w:hAnsi="Times New Roman" w:cs="Times New Roman"/>
          <w:sz w:val="22"/>
          <w:szCs w:val="22"/>
        </w:rPr>
        <w:t>Responsabi</w:t>
      </w:r>
      <w:r w:rsidR="006258F2" w:rsidRPr="008C7DD8">
        <w:rPr>
          <w:rFonts w:ascii="Times New Roman" w:hAnsi="Times New Roman" w:cs="Times New Roman"/>
          <w:sz w:val="22"/>
          <w:szCs w:val="22"/>
        </w:rPr>
        <w:t>lité Sociétale des Entreprise</w:t>
      </w:r>
      <w:r w:rsidR="008C7DD8">
        <w:rPr>
          <w:rFonts w:ascii="Times New Roman" w:hAnsi="Times New Roman" w:cs="Times New Roman"/>
          <w:sz w:val="22"/>
          <w:szCs w:val="22"/>
        </w:rPr>
        <w:t>s.’’</w:t>
      </w:r>
      <w:r w:rsidR="006258F2">
        <w:rPr>
          <w:rFonts w:ascii="Times New Roman" w:hAnsi="Times New Roman" w:cs="Times New Roman"/>
          <w:b/>
          <w:bCs/>
          <w:sz w:val="22"/>
          <w:szCs w:val="22"/>
        </w:rPr>
        <w:t xml:space="preserve"> </w:t>
      </w:r>
    </w:p>
    <w:p w14:paraId="6E56570B" w14:textId="540A25CA" w:rsidR="00F0010A" w:rsidRPr="00E5477B" w:rsidRDefault="00552792">
      <w:pPr>
        <w:rPr>
          <w:rFonts w:ascii="Times New Roman" w:hAnsi="Times New Roman" w:cs="Times New Roman"/>
          <w:sz w:val="22"/>
          <w:szCs w:val="22"/>
          <w:lang w:val="en-US"/>
        </w:rPr>
      </w:pPr>
      <w:r w:rsidRPr="000F216D">
        <w:rPr>
          <w:rFonts w:ascii="Times New Roman" w:hAnsi="Times New Roman" w:cs="Times New Roman"/>
          <w:sz w:val="22"/>
          <w:szCs w:val="22"/>
          <w:lang w:val="en-US"/>
        </w:rPr>
        <w:br/>
      </w:r>
      <w:r w:rsidRPr="003B009D">
        <w:rPr>
          <w:rFonts w:ascii="Times New Roman" w:hAnsi="Times New Roman" w:cs="Times New Roman"/>
          <w:b/>
          <w:bCs/>
          <w:sz w:val="22"/>
          <w:szCs w:val="22"/>
          <w:lang w:val="en-US"/>
        </w:rPr>
        <w:t>Subtasking</w:t>
      </w:r>
      <w:r>
        <w:rPr>
          <w:rFonts w:ascii="Times New Roman" w:hAnsi="Times New Roman" w:cs="Times New Roman"/>
          <w:sz w:val="22"/>
          <w:szCs w:val="22"/>
          <w:lang w:val="en-US"/>
        </w:rPr>
        <w:t xml:space="preserve">: </w:t>
      </w:r>
      <w:r w:rsidRPr="000E05D2">
        <w:rPr>
          <w:rFonts w:ascii="Times New Roman" w:hAnsi="Times New Roman" w:cs="Times New Roman"/>
          <w:sz w:val="22"/>
          <w:szCs w:val="22"/>
          <w:lang w:val="en-US"/>
        </w:rPr>
        <w:t xml:space="preserve"> </w:t>
      </w:r>
      <w:r>
        <w:rPr>
          <w:rFonts w:ascii="Times New Roman" w:hAnsi="Times New Roman" w:cs="Times New Roman"/>
          <w:sz w:val="22"/>
          <w:szCs w:val="22"/>
          <w:lang w:val="en-US"/>
        </w:rPr>
        <w:t>I</w:t>
      </w:r>
      <w:r w:rsidRPr="000E05D2">
        <w:rPr>
          <w:rFonts w:ascii="Times New Roman" w:hAnsi="Times New Roman" w:cs="Times New Roman"/>
          <w:sz w:val="22"/>
          <w:szCs w:val="22"/>
          <w:lang w:val="en-US"/>
        </w:rPr>
        <w:t>n the context of High-Throughput Computing (HTC) with ArmoniK refers to the process of dividing a large computational task into smaller, more manageable subtasks that can be executed in parallel. This approach allows for more efficient use of computing resources, reducing overall execution time, and improving performance</w:t>
      </w:r>
      <w:r w:rsidR="00174246">
        <w:rPr>
          <w:rFonts w:ascii="Times New Roman" w:hAnsi="Times New Roman" w:cs="Times New Roman"/>
          <w:sz w:val="22"/>
          <w:szCs w:val="22"/>
          <w:lang w:val="en-US"/>
        </w:rPr>
        <w:t xml:space="preserve">. </w:t>
      </w:r>
      <w:r w:rsidR="00174246">
        <w:rPr>
          <w:rFonts w:ascii="Times New Roman" w:hAnsi="Times New Roman" w:cs="Times New Roman"/>
          <w:sz w:val="22"/>
          <w:szCs w:val="22"/>
          <w:lang w:val="en-US"/>
        </w:rPr>
        <w:br/>
      </w:r>
      <w:r w:rsidR="00174246">
        <w:rPr>
          <w:rFonts w:ascii="Times New Roman" w:hAnsi="Times New Roman" w:cs="Times New Roman"/>
          <w:sz w:val="22"/>
          <w:szCs w:val="22"/>
          <w:lang w:val="en-US"/>
        </w:rPr>
        <w:br/>
      </w:r>
      <w:r w:rsidR="00174246" w:rsidRPr="00174246">
        <w:rPr>
          <w:rFonts w:ascii="Times New Roman" w:hAnsi="Times New Roman" w:cs="Times New Roman"/>
          <w:b/>
          <w:bCs/>
          <w:sz w:val="22"/>
          <w:szCs w:val="22"/>
          <w:lang w:val="en-US"/>
        </w:rPr>
        <w:t>URL</w:t>
      </w:r>
      <w:r w:rsidR="00174246" w:rsidRPr="00174246">
        <w:rPr>
          <w:rFonts w:ascii="Times New Roman" w:hAnsi="Times New Roman" w:cs="Times New Roman"/>
          <w:sz w:val="22"/>
          <w:szCs w:val="22"/>
          <w:lang w:val="en-US"/>
        </w:rPr>
        <w:t xml:space="preserve">: </w:t>
      </w:r>
      <w:r w:rsidR="00174246" w:rsidRPr="00511F7F">
        <w:rPr>
          <w:rFonts w:ascii="Times New Roman" w:hAnsi="Times New Roman" w:cs="Times New Roman"/>
          <w:sz w:val="22"/>
          <w:szCs w:val="22"/>
          <w:lang w:val="en-US"/>
        </w:rPr>
        <w:t xml:space="preserve">Uniform Resource Locator. </w:t>
      </w:r>
      <w:r w:rsidR="009E6527">
        <w:rPr>
          <w:rFonts w:ascii="Times New Roman" w:hAnsi="Times New Roman" w:cs="Times New Roman"/>
          <w:sz w:val="22"/>
          <w:szCs w:val="22"/>
          <w:lang w:val="en-US"/>
        </w:rPr>
        <w:br/>
      </w:r>
      <w:r w:rsidR="009E6527">
        <w:rPr>
          <w:rFonts w:ascii="Times New Roman" w:hAnsi="Times New Roman" w:cs="Times New Roman"/>
          <w:sz w:val="22"/>
          <w:szCs w:val="22"/>
          <w:lang w:val="en-US"/>
        </w:rPr>
        <w:br/>
      </w:r>
      <w:r w:rsidR="00F0010A" w:rsidRPr="00E5477B">
        <w:rPr>
          <w:rFonts w:ascii="Times New Roman" w:hAnsi="Times New Roman" w:cs="Times New Roman"/>
          <w:sz w:val="22"/>
          <w:szCs w:val="22"/>
          <w:lang w:val="en-US"/>
        </w:rPr>
        <w:br w:type="page"/>
      </w:r>
    </w:p>
    <w:p w14:paraId="469CD4BB" w14:textId="2F28F138" w:rsidR="00775CF5" w:rsidRPr="00775CF5" w:rsidRDefault="00775CF5" w:rsidP="00B11C00">
      <w:pPr>
        <w:pStyle w:val="Heading1"/>
        <w:rPr>
          <w:lang w:val="en-US"/>
        </w:rPr>
      </w:pPr>
      <w:bookmarkStart w:id="4" w:name="_Toc171521494"/>
      <w:r w:rsidRPr="00775CF5">
        <w:rPr>
          <w:lang w:val="en-US" w:eastAsia="fr-FR"/>
        </w:rPr>
        <w:lastRenderedPageBreak/>
        <w:t>Introduction</w:t>
      </w:r>
      <w:bookmarkEnd w:id="4"/>
    </w:p>
    <w:p w14:paraId="0999EDAB" w14:textId="49AFCE07" w:rsidR="00775CF5" w:rsidRPr="00E36224" w:rsidRDefault="00775CF5" w:rsidP="000F216D">
      <w:p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E36224">
        <w:rPr>
          <w:rFonts w:ascii="Times New Roman" w:eastAsia="Times New Roman" w:hAnsi="Times New Roman" w:cs="Times New Roman"/>
          <w:kern w:val="0"/>
          <w:sz w:val="22"/>
          <w:szCs w:val="22"/>
          <w:lang w:val="en-US" w:eastAsia="fr-FR"/>
          <w14:ligatures w14:val="none"/>
        </w:rPr>
        <w:t>During my internship at ANEO, I had the chance to work on improving ArmoniK, a</w:t>
      </w:r>
      <w:r w:rsidR="000D2EFD" w:rsidRPr="00E36224">
        <w:rPr>
          <w:rFonts w:ascii="Times New Roman" w:eastAsia="Times New Roman" w:hAnsi="Times New Roman" w:cs="Times New Roman"/>
          <w:kern w:val="0"/>
          <w:sz w:val="22"/>
          <w:szCs w:val="22"/>
          <w:lang w:val="en-US" w:eastAsia="fr-FR"/>
          <w14:ligatures w14:val="none"/>
        </w:rPr>
        <w:t xml:space="preserve">n </w:t>
      </w:r>
      <w:r w:rsidR="00CD5D60" w:rsidRPr="00E36224">
        <w:rPr>
          <w:rFonts w:ascii="Times New Roman" w:eastAsia="Times New Roman" w:hAnsi="Times New Roman" w:cs="Times New Roman"/>
          <w:kern w:val="0"/>
          <w:sz w:val="22"/>
          <w:szCs w:val="22"/>
          <w:lang w:val="en-US" w:eastAsia="fr-FR"/>
          <w14:ligatures w14:val="none"/>
        </w:rPr>
        <w:t>open-source</w:t>
      </w:r>
      <w:r w:rsidR="000D2EFD" w:rsidRPr="00E36224">
        <w:rPr>
          <w:rFonts w:ascii="Times New Roman" w:eastAsia="Times New Roman" w:hAnsi="Times New Roman" w:cs="Times New Roman"/>
          <w:kern w:val="0"/>
          <w:sz w:val="22"/>
          <w:szCs w:val="22"/>
          <w:lang w:val="en-US" w:eastAsia="fr-FR"/>
          <w14:ligatures w14:val="none"/>
        </w:rPr>
        <w:t xml:space="preserve"> software capable of managing intensive High Throughput Computing</w:t>
      </w:r>
      <w:r w:rsidR="00922555" w:rsidRPr="00E36224">
        <w:rPr>
          <w:rFonts w:ascii="Times New Roman" w:eastAsia="Times New Roman" w:hAnsi="Times New Roman" w:cs="Times New Roman"/>
          <w:kern w:val="0"/>
          <w:sz w:val="22"/>
          <w:szCs w:val="22"/>
          <w:lang w:val="en-US" w:eastAsia="fr-FR"/>
          <w14:ligatures w14:val="none"/>
        </w:rPr>
        <w:t xml:space="preserve"> (HTC)</w:t>
      </w:r>
      <w:r w:rsidR="000D2EFD" w:rsidRPr="00E36224">
        <w:rPr>
          <w:rFonts w:ascii="Times New Roman" w:eastAsia="Times New Roman" w:hAnsi="Times New Roman" w:cs="Times New Roman"/>
          <w:kern w:val="0"/>
          <w:sz w:val="22"/>
          <w:szCs w:val="22"/>
          <w:lang w:val="en-US" w:eastAsia="fr-FR"/>
          <w14:ligatures w14:val="none"/>
        </w:rPr>
        <w:t xml:space="preserve"> workloads, as well as HPC (High Performance Computing) </w:t>
      </w:r>
      <w:r w:rsidR="00515FC8" w:rsidRPr="00E36224">
        <w:rPr>
          <w:rFonts w:ascii="Times New Roman" w:eastAsia="Times New Roman" w:hAnsi="Times New Roman" w:cs="Times New Roman"/>
          <w:kern w:val="0"/>
          <w:sz w:val="22"/>
          <w:szCs w:val="22"/>
          <w:lang w:val="en-US" w:eastAsia="fr-FR"/>
          <w14:ligatures w14:val="none"/>
        </w:rPr>
        <w:t>workflows</w:t>
      </w:r>
      <w:r w:rsidRPr="00E36224">
        <w:rPr>
          <w:rFonts w:ascii="Times New Roman" w:eastAsia="Times New Roman" w:hAnsi="Times New Roman" w:cs="Times New Roman"/>
          <w:kern w:val="0"/>
          <w:sz w:val="22"/>
          <w:szCs w:val="22"/>
          <w:lang w:val="en-US" w:eastAsia="fr-FR"/>
          <w14:ligatures w14:val="none"/>
        </w:rPr>
        <w:t xml:space="preserve">. ArmoniK is designed to be resilient, elastic, and scalable. It uses Kubernetes to be deployed </w:t>
      </w:r>
      <w:r w:rsidR="00207E77">
        <w:rPr>
          <w:rFonts w:ascii="Times New Roman" w:eastAsia="Times New Roman" w:hAnsi="Times New Roman" w:cs="Times New Roman"/>
          <w:kern w:val="0"/>
          <w:sz w:val="22"/>
          <w:szCs w:val="22"/>
          <w:lang w:val="en-US" w:eastAsia="fr-FR"/>
          <w14:ligatures w14:val="none"/>
        </w:rPr>
        <w:t>o</w:t>
      </w:r>
      <w:r w:rsidRPr="00E36224">
        <w:rPr>
          <w:rFonts w:ascii="Times New Roman" w:eastAsia="Times New Roman" w:hAnsi="Times New Roman" w:cs="Times New Roman"/>
          <w:kern w:val="0"/>
          <w:sz w:val="22"/>
          <w:szCs w:val="22"/>
          <w:lang w:val="en-US" w:eastAsia="fr-FR"/>
          <w14:ligatures w14:val="none"/>
        </w:rPr>
        <w:t xml:space="preserve">n different environments, whether in the cloud or on-premises. ArmoniK has been in production for two years and allows </w:t>
      </w:r>
      <w:r w:rsidR="002929AF" w:rsidRPr="00E36224">
        <w:rPr>
          <w:rFonts w:ascii="Times New Roman" w:eastAsia="Times New Roman" w:hAnsi="Times New Roman" w:cs="Times New Roman"/>
          <w:kern w:val="0"/>
          <w:sz w:val="22"/>
          <w:szCs w:val="22"/>
          <w:lang w:val="en-US" w:eastAsia="fr-FR"/>
          <w14:ligatures w14:val="none"/>
        </w:rPr>
        <w:t>its</w:t>
      </w:r>
      <w:r w:rsidRPr="00E36224">
        <w:rPr>
          <w:rFonts w:ascii="Times New Roman" w:eastAsia="Times New Roman" w:hAnsi="Times New Roman" w:cs="Times New Roman"/>
          <w:kern w:val="0"/>
          <w:sz w:val="22"/>
          <w:szCs w:val="22"/>
          <w:lang w:val="en-US" w:eastAsia="fr-FR"/>
          <w14:ligatures w14:val="none"/>
        </w:rPr>
        <w:t xml:space="preserve"> clients to distribute millions of computing tasks across thousands of nodes</w:t>
      </w:r>
      <w:r w:rsidR="008B45AA">
        <w:rPr>
          <w:rFonts w:ascii="Times New Roman" w:eastAsia="Times New Roman" w:hAnsi="Times New Roman" w:cs="Times New Roman"/>
          <w:kern w:val="0"/>
          <w:sz w:val="22"/>
          <w:szCs w:val="22"/>
          <w:lang w:val="en-US" w:eastAsia="fr-FR"/>
          <w14:ligatures w14:val="none"/>
        </w:rPr>
        <w:t>/pods</w:t>
      </w:r>
      <w:r w:rsidRPr="00E36224">
        <w:rPr>
          <w:rFonts w:ascii="Times New Roman" w:eastAsia="Times New Roman" w:hAnsi="Times New Roman" w:cs="Times New Roman"/>
          <w:kern w:val="0"/>
          <w:sz w:val="22"/>
          <w:szCs w:val="22"/>
          <w:lang w:val="en-US" w:eastAsia="fr-FR"/>
          <w14:ligatures w14:val="none"/>
        </w:rPr>
        <w:t>, adjusting resources based on the workload.</w:t>
      </w:r>
    </w:p>
    <w:p w14:paraId="713F6387" w14:textId="73F89ABE" w:rsidR="00775CF5" w:rsidRPr="00E36224" w:rsidRDefault="00922555" w:rsidP="000F216D">
      <w:p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E36224">
        <w:rPr>
          <w:rFonts w:ascii="Times New Roman" w:eastAsia="Times New Roman" w:hAnsi="Times New Roman" w:cs="Times New Roman"/>
          <w:kern w:val="0"/>
          <w:sz w:val="22"/>
          <w:szCs w:val="22"/>
          <w:lang w:val="en-US" w:eastAsia="fr-FR"/>
          <w14:ligatures w14:val="none"/>
        </w:rPr>
        <w:t>Armonik’s</w:t>
      </w:r>
      <w:r w:rsidR="00775CF5" w:rsidRPr="00E36224">
        <w:rPr>
          <w:rFonts w:ascii="Times New Roman" w:eastAsia="Times New Roman" w:hAnsi="Times New Roman" w:cs="Times New Roman"/>
          <w:kern w:val="0"/>
          <w:sz w:val="22"/>
          <w:szCs w:val="22"/>
          <w:lang w:val="en-US" w:eastAsia="fr-FR"/>
          <w14:ligatures w14:val="none"/>
        </w:rPr>
        <w:t xml:space="preserve"> scheduling model is based on a graph of tasks and data. Users define the links between tasks and data when submitting the graph, ArmoniK </w:t>
      </w:r>
      <w:r w:rsidR="0078118D">
        <w:rPr>
          <w:rFonts w:ascii="Times New Roman" w:eastAsia="Times New Roman" w:hAnsi="Times New Roman" w:cs="Times New Roman"/>
          <w:kern w:val="0"/>
          <w:sz w:val="22"/>
          <w:szCs w:val="22"/>
          <w:lang w:val="en-US" w:eastAsia="fr-FR"/>
          <w14:ligatures w14:val="none"/>
        </w:rPr>
        <w:t xml:space="preserve">can </w:t>
      </w:r>
      <w:r w:rsidR="00775CF5" w:rsidRPr="00E36224">
        <w:rPr>
          <w:rFonts w:ascii="Times New Roman" w:eastAsia="Times New Roman" w:hAnsi="Times New Roman" w:cs="Times New Roman"/>
          <w:kern w:val="0"/>
          <w:sz w:val="22"/>
          <w:szCs w:val="22"/>
          <w:lang w:val="en-US" w:eastAsia="fr-FR"/>
          <w14:ligatures w14:val="none"/>
        </w:rPr>
        <w:t>also let</w:t>
      </w:r>
      <w:r w:rsidR="007F6F1C">
        <w:rPr>
          <w:rFonts w:ascii="Times New Roman" w:eastAsia="Times New Roman" w:hAnsi="Times New Roman" w:cs="Times New Roman"/>
          <w:kern w:val="0"/>
          <w:sz w:val="22"/>
          <w:szCs w:val="22"/>
          <w:lang w:val="en-US" w:eastAsia="fr-FR"/>
          <w14:ligatures w14:val="none"/>
        </w:rPr>
        <w:t xml:space="preserve"> the</w:t>
      </w:r>
      <w:r w:rsidR="00775CF5" w:rsidRPr="00E36224">
        <w:rPr>
          <w:rFonts w:ascii="Times New Roman" w:eastAsia="Times New Roman" w:hAnsi="Times New Roman" w:cs="Times New Roman"/>
          <w:kern w:val="0"/>
          <w:sz w:val="22"/>
          <w:szCs w:val="22"/>
          <w:lang w:val="en-US" w:eastAsia="fr-FR"/>
          <w14:ligatures w14:val="none"/>
        </w:rPr>
        <w:t xml:space="preserve"> computation tasks change the graph dynamically. This flexibility is powerful but makes it sometimes difficult to track the progress of </w:t>
      </w:r>
      <w:r w:rsidR="00BC3D72">
        <w:rPr>
          <w:rFonts w:ascii="Times New Roman" w:eastAsia="Times New Roman" w:hAnsi="Times New Roman" w:cs="Times New Roman"/>
          <w:kern w:val="0"/>
          <w:sz w:val="22"/>
          <w:szCs w:val="22"/>
          <w:lang w:val="en-US" w:eastAsia="fr-FR"/>
          <w14:ligatures w14:val="none"/>
        </w:rPr>
        <w:t xml:space="preserve">a </w:t>
      </w:r>
      <w:r w:rsidR="00775CF5" w:rsidRPr="00E36224">
        <w:rPr>
          <w:rFonts w:ascii="Times New Roman" w:eastAsia="Times New Roman" w:hAnsi="Times New Roman" w:cs="Times New Roman"/>
          <w:kern w:val="0"/>
          <w:sz w:val="22"/>
          <w:szCs w:val="22"/>
          <w:lang w:val="en-US" w:eastAsia="fr-FR"/>
          <w14:ligatures w14:val="none"/>
        </w:rPr>
        <w:t>specific result</w:t>
      </w:r>
      <w:r w:rsidR="00AE52D8">
        <w:rPr>
          <w:rFonts w:ascii="Times New Roman" w:eastAsia="Times New Roman" w:hAnsi="Times New Roman" w:cs="Times New Roman"/>
          <w:kern w:val="0"/>
          <w:sz w:val="22"/>
          <w:szCs w:val="22"/>
          <w:lang w:val="en-US" w:eastAsia="fr-FR"/>
          <w14:ligatures w14:val="none"/>
        </w:rPr>
        <w:t xml:space="preserve">. </w:t>
      </w:r>
    </w:p>
    <w:p w14:paraId="77ACB94E" w14:textId="201EFF54" w:rsidR="00775CF5" w:rsidRPr="00E36224" w:rsidRDefault="00775CF5" w:rsidP="000F216D">
      <w:p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E36224">
        <w:rPr>
          <w:rFonts w:ascii="Times New Roman" w:eastAsia="Times New Roman" w:hAnsi="Times New Roman" w:cs="Times New Roman"/>
          <w:kern w:val="0"/>
          <w:sz w:val="22"/>
          <w:szCs w:val="22"/>
          <w:lang w:val="en-US" w:eastAsia="fr-FR"/>
          <w14:ligatures w14:val="none"/>
        </w:rPr>
        <w:t>The main goal of this internship was to develop a tool to track th</w:t>
      </w:r>
      <w:r w:rsidR="434630C6" w:rsidRPr="00E36224">
        <w:rPr>
          <w:rFonts w:ascii="Times New Roman" w:eastAsia="Times New Roman" w:hAnsi="Times New Roman" w:cs="Times New Roman"/>
          <w:kern w:val="0"/>
          <w:sz w:val="22"/>
          <w:szCs w:val="22"/>
          <w:lang w:val="en-US" w:eastAsia="fr-FR"/>
          <w14:ligatures w14:val="none"/>
        </w:rPr>
        <w:t>e</w:t>
      </w:r>
      <w:r w:rsidRPr="00E36224">
        <w:rPr>
          <w:rFonts w:ascii="Times New Roman" w:eastAsia="Times New Roman" w:hAnsi="Times New Roman" w:cs="Times New Roman"/>
          <w:kern w:val="0"/>
          <w:sz w:val="22"/>
          <w:szCs w:val="22"/>
          <w:lang w:val="en-US" w:eastAsia="fr-FR"/>
          <w14:ligatures w14:val="none"/>
        </w:rPr>
        <w:t xml:space="preserve"> progress of</w:t>
      </w:r>
      <w:r w:rsidR="00614050">
        <w:rPr>
          <w:rFonts w:ascii="Times New Roman" w:eastAsia="Times New Roman" w:hAnsi="Times New Roman" w:cs="Times New Roman"/>
          <w:kern w:val="0"/>
          <w:sz w:val="22"/>
          <w:szCs w:val="22"/>
          <w:lang w:val="en-US" w:eastAsia="fr-FR"/>
          <w14:ligatures w14:val="none"/>
        </w:rPr>
        <w:t xml:space="preserve"> a</w:t>
      </w:r>
      <w:r w:rsidRPr="00E36224">
        <w:rPr>
          <w:rFonts w:ascii="Times New Roman" w:eastAsia="Times New Roman" w:hAnsi="Times New Roman" w:cs="Times New Roman"/>
          <w:kern w:val="0"/>
          <w:sz w:val="22"/>
          <w:szCs w:val="22"/>
          <w:lang w:val="en-US" w:eastAsia="fr-FR"/>
          <w14:ligatures w14:val="none"/>
        </w:rPr>
        <w:t xml:space="preserve"> result production in ArmoniK.</w:t>
      </w:r>
    </w:p>
    <w:p w14:paraId="69EC4B43" w14:textId="11089643" w:rsidR="00775CF5" w:rsidRPr="00C07437" w:rsidRDefault="00C07437" w:rsidP="004E5A14">
      <w:p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C07437">
        <w:rPr>
          <w:rFonts w:ascii="Times New Roman" w:hAnsi="Times New Roman" w:cs="Times New Roman"/>
          <w:sz w:val="22"/>
          <w:szCs w:val="22"/>
          <w:lang w:val="en-US"/>
        </w:rPr>
        <w:t>To achieve this goal, my tasks are to propose a low-intrusive approach to continuously rebuild and update the graph that the result depends on and identify tasks or data that block the progress of an execution. Depending on the progress of the internship, the work could potentially expand to implementing a new orchestration algorithm based on lazy evaluation of the task graph, as well as creating a web interface for visualizing progress and diagnosing issues.</w:t>
      </w:r>
    </w:p>
    <w:p w14:paraId="1B91FCB9" w14:textId="77777777" w:rsidR="00775CF5" w:rsidRPr="00E36224" w:rsidRDefault="00775CF5" w:rsidP="004D14D0">
      <w:pPr>
        <w:spacing w:line="240" w:lineRule="auto"/>
        <w:rPr>
          <w:rFonts w:cs="Arial"/>
          <w:sz w:val="22"/>
          <w:szCs w:val="22"/>
          <w:lang w:val="en-US"/>
        </w:rPr>
      </w:pPr>
    </w:p>
    <w:p w14:paraId="1E0F107A" w14:textId="77777777" w:rsidR="00775EC8" w:rsidRPr="00E36224" w:rsidRDefault="00775EC8" w:rsidP="004D14D0">
      <w:pPr>
        <w:spacing w:line="240" w:lineRule="auto"/>
        <w:rPr>
          <w:rFonts w:cs="Arial"/>
          <w:sz w:val="22"/>
          <w:szCs w:val="22"/>
          <w:lang w:val="en-US"/>
        </w:rPr>
      </w:pPr>
    </w:p>
    <w:p w14:paraId="3A5A3FDD" w14:textId="77777777" w:rsidR="00775EC8" w:rsidRPr="00E36224" w:rsidRDefault="00775EC8" w:rsidP="004D14D0">
      <w:pPr>
        <w:spacing w:line="240" w:lineRule="auto"/>
        <w:rPr>
          <w:rFonts w:cs="Arial"/>
          <w:sz w:val="22"/>
          <w:szCs w:val="22"/>
          <w:lang w:val="en-US"/>
        </w:rPr>
      </w:pPr>
    </w:p>
    <w:p w14:paraId="3FDC2D55" w14:textId="77777777" w:rsidR="00775EC8" w:rsidRPr="00E36224" w:rsidRDefault="00775EC8" w:rsidP="004D14D0">
      <w:pPr>
        <w:spacing w:line="240" w:lineRule="auto"/>
        <w:rPr>
          <w:rFonts w:cs="Arial"/>
          <w:sz w:val="22"/>
          <w:szCs w:val="22"/>
          <w:lang w:val="en-US"/>
        </w:rPr>
      </w:pPr>
    </w:p>
    <w:p w14:paraId="02F0019B" w14:textId="77777777" w:rsidR="00775EC8" w:rsidRDefault="00775EC8" w:rsidP="004D14D0">
      <w:pPr>
        <w:spacing w:line="240" w:lineRule="auto"/>
        <w:rPr>
          <w:rFonts w:cs="Arial"/>
          <w:sz w:val="22"/>
          <w:szCs w:val="22"/>
          <w:lang w:val="en-US"/>
        </w:rPr>
      </w:pPr>
    </w:p>
    <w:p w14:paraId="0CB03A62" w14:textId="0722BCE9" w:rsidR="00775EC8" w:rsidRDefault="00775EC8" w:rsidP="004D14D0">
      <w:pPr>
        <w:spacing w:line="240" w:lineRule="auto"/>
        <w:rPr>
          <w:rFonts w:cs="Arial"/>
          <w:sz w:val="22"/>
          <w:szCs w:val="22"/>
          <w:lang w:val="en-US"/>
        </w:rPr>
      </w:pPr>
    </w:p>
    <w:p w14:paraId="5E2617F1" w14:textId="77777777" w:rsidR="00775EC8" w:rsidRDefault="00775EC8" w:rsidP="004D14D0">
      <w:pPr>
        <w:spacing w:line="240" w:lineRule="auto"/>
        <w:rPr>
          <w:rFonts w:cs="Arial"/>
          <w:sz w:val="22"/>
          <w:szCs w:val="22"/>
          <w:lang w:val="en-US"/>
        </w:rPr>
      </w:pPr>
    </w:p>
    <w:p w14:paraId="76BA1DBE" w14:textId="77777777" w:rsidR="00775EC8" w:rsidRDefault="00775EC8" w:rsidP="004D14D0">
      <w:pPr>
        <w:spacing w:line="240" w:lineRule="auto"/>
        <w:rPr>
          <w:rFonts w:cs="Arial"/>
          <w:sz w:val="22"/>
          <w:szCs w:val="22"/>
          <w:lang w:val="en-US"/>
        </w:rPr>
      </w:pPr>
    </w:p>
    <w:p w14:paraId="64B470A9" w14:textId="77777777" w:rsidR="00775EC8" w:rsidRDefault="00775EC8" w:rsidP="004D14D0">
      <w:pPr>
        <w:spacing w:line="240" w:lineRule="auto"/>
        <w:rPr>
          <w:rFonts w:cs="Arial"/>
          <w:sz w:val="22"/>
          <w:szCs w:val="22"/>
          <w:lang w:val="en-US"/>
        </w:rPr>
      </w:pPr>
    </w:p>
    <w:p w14:paraId="7B6873AE" w14:textId="77777777" w:rsidR="00775EC8" w:rsidRDefault="00775EC8" w:rsidP="004D14D0">
      <w:pPr>
        <w:spacing w:line="240" w:lineRule="auto"/>
        <w:rPr>
          <w:rFonts w:cs="Arial"/>
          <w:sz w:val="22"/>
          <w:szCs w:val="22"/>
          <w:lang w:val="en-US"/>
        </w:rPr>
      </w:pPr>
    </w:p>
    <w:p w14:paraId="41DAED8B" w14:textId="77777777" w:rsidR="00D23ACD" w:rsidRDefault="00D23ACD" w:rsidP="004D14D0">
      <w:pPr>
        <w:spacing w:line="240" w:lineRule="auto"/>
        <w:rPr>
          <w:rFonts w:cs="Arial"/>
          <w:sz w:val="22"/>
          <w:szCs w:val="22"/>
          <w:lang w:val="en-US"/>
        </w:rPr>
      </w:pPr>
    </w:p>
    <w:p w14:paraId="1CBC9A4D" w14:textId="77777777" w:rsidR="00D23ACD" w:rsidRDefault="00D23ACD" w:rsidP="004D14D0">
      <w:pPr>
        <w:spacing w:line="240" w:lineRule="auto"/>
        <w:rPr>
          <w:rFonts w:cs="Arial"/>
          <w:sz w:val="22"/>
          <w:szCs w:val="22"/>
          <w:lang w:val="en-US"/>
        </w:rPr>
      </w:pPr>
    </w:p>
    <w:p w14:paraId="1420E539" w14:textId="77777777" w:rsidR="00775EC8" w:rsidRDefault="00775EC8" w:rsidP="004D14D0">
      <w:pPr>
        <w:spacing w:line="240" w:lineRule="auto"/>
        <w:rPr>
          <w:rFonts w:cs="Arial"/>
          <w:sz w:val="22"/>
          <w:szCs w:val="22"/>
          <w:lang w:val="en-US"/>
        </w:rPr>
      </w:pPr>
    </w:p>
    <w:p w14:paraId="5BFAAAB4" w14:textId="7AF3FED8" w:rsidR="00CE73F2" w:rsidRDefault="00CE73F2" w:rsidP="001F0607">
      <w:pPr>
        <w:pStyle w:val="NormalWeb"/>
        <w:rPr>
          <w:rFonts w:cs="Arial"/>
          <w:sz w:val="22"/>
          <w:szCs w:val="22"/>
          <w:lang w:val="en-US"/>
        </w:rPr>
      </w:pPr>
    </w:p>
    <w:p w14:paraId="2D434580" w14:textId="6CF96060" w:rsidR="00C70614" w:rsidRPr="00C70614" w:rsidRDefault="00B06A0F" w:rsidP="006824C6">
      <w:pPr>
        <w:pStyle w:val="Heading1"/>
        <w:numPr>
          <w:ilvl w:val="0"/>
          <w:numId w:val="6"/>
        </w:numPr>
        <w:rPr>
          <w:lang w:val="en-US"/>
        </w:rPr>
      </w:pPr>
      <w:bookmarkStart w:id="5" w:name="_Toc171521495"/>
      <w:r>
        <w:rPr>
          <w:lang w:val="en-US"/>
        </w:rPr>
        <w:lastRenderedPageBreak/>
        <w:t>ANEO</w:t>
      </w:r>
      <w:bookmarkEnd w:id="5"/>
    </w:p>
    <w:p w14:paraId="2E6B2C91" w14:textId="09B21E05" w:rsidR="00ED1C68" w:rsidRDefault="008833A5" w:rsidP="006824C6">
      <w:pPr>
        <w:pStyle w:val="Heading2"/>
        <w:numPr>
          <w:ilvl w:val="0"/>
          <w:numId w:val="7"/>
        </w:numPr>
        <w:rPr>
          <w:lang w:val="en-US"/>
        </w:rPr>
      </w:pPr>
      <w:bookmarkStart w:id="6" w:name="_Toc171521496"/>
      <w:r w:rsidRPr="0008288B">
        <w:rPr>
          <w:lang w:val="en-US"/>
        </w:rPr>
        <w:t>ANEO: Overview &amp; Some Figures</w:t>
      </w:r>
      <w:bookmarkEnd w:id="6"/>
    </w:p>
    <w:p w14:paraId="306D9834" w14:textId="31FE2F03" w:rsidR="009B55D6" w:rsidRPr="00E36224" w:rsidRDefault="009B55D6" w:rsidP="009B55D6">
      <w:pPr>
        <w:pStyle w:val="NormalWeb"/>
        <w:rPr>
          <w:sz w:val="22"/>
          <w:szCs w:val="22"/>
          <w:lang w:val="en-US"/>
        </w:rPr>
      </w:pPr>
      <w:r w:rsidRPr="006914BF">
        <w:rPr>
          <w:lang w:val="en-US"/>
        </w:rPr>
        <w:br/>
      </w:r>
      <w:r w:rsidRPr="15E9EE4B">
        <w:rPr>
          <w:sz w:val="22"/>
          <w:szCs w:val="22"/>
          <w:lang w:val="en-US"/>
        </w:rPr>
        <w:t xml:space="preserve">ANEO is a consulting company that helps businesses with digital and organizational changes. Founded in 2002 by Pierre </w:t>
      </w:r>
      <w:r w:rsidR="007D4549">
        <w:rPr>
          <w:lang w:val="en-US"/>
        </w:rPr>
        <w:t>S</w:t>
      </w:r>
      <w:r w:rsidR="007D4549" w:rsidRPr="007D4549">
        <w:rPr>
          <w:lang w:val="en-US"/>
        </w:rPr>
        <w:t>inodinos,</w:t>
      </w:r>
      <w:r w:rsidR="00490D6D" w:rsidRPr="15E9EE4B">
        <w:rPr>
          <w:sz w:val="22"/>
          <w:szCs w:val="22"/>
          <w:lang w:val="en-US"/>
        </w:rPr>
        <w:t xml:space="preserve"> </w:t>
      </w:r>
      <w:r w:rsidRPr="15E9EE4B">
        <w:rPr>
          <w:sz w:val="22"/>
          <w:szCs w:val="22"/>
          <w:lang w:val="en-US"/>
        </w:rPr>
        <w:t xml:space="preserve">the company has gone through several restructurings and strategy changes, making ANEO </w:t>
      </w:r>
      <w:r w:rsidR="0059373C" w:rsidRPr="15E9EE4B">
        <w:rPr>
          <w:sz w:val="22"/>
          <w:szCs w:val="22"/>
          <w:lang w:val="en-US"/>
        </w:rPr>
        <w:t>a unique</w:t>
      </w:r>
      <w:r w:rsidRPr="15E9EE4B">
        <w:rPr>
          <w:sz w:val="22"/>
          <w:szCs w:val="22"/>
          <w:lang w:val="en-US"/>
        </w:rPr>
        <w:t xml:space="preserve"> company. Today, it has between 100 and 199 employees, and its revenue for 2023 is 2</w:t>
      </w:r>
      <w:r w:rsidR="0047404D" w:rsidRPr="15E9EE4B">
        <w:rPr>
          <w:sz w:val="22"/>
          <w:szCs w:val="22"/>
          <w:lang w:val="en-US"/>
        </w:rPr>
        <w:t>3</w:t>
      </w:r>
      <w:r w:rsidRPr="15E9EE4B">
        <w:rPr>
          <w:sz w:val="22"/>
          <w:szCs w:val="22"/>
          <w:lang w:val="en-US"/>
        </w:rPr>
        <w:t>,612,700 euros.</w:t>
      </w:r>
    </w:p>
    <w:p w14:paraId="7774D948" w14:textId="794B41CF" w:rsidR="009B55D6" w:rsidRPr="00E36224" w:rsidRDefault="009B55D6" w:rsidP="009B55D6">
      <w:pPr>
        <w:pStyle w:val="NormalWeb"/>
        <w:rPr>
          <w:sz w:val="22"/>
          <w:szCs w:val="22"/>
          <w:lang w:val="en-US"/>
        </w:rPr>
      </w:pPr>
      <w:r w:rsidRPr="00E36224">
        <w:rPr>
          <w:sz w:val="22"/>
          <w:szCs w:val="22"/>
          <w:lang w:val="en-US"/>
        </w:rPr>
        <w:t xml:space="preserve">From its creation </w:t>
      </w:r>
      <w:r w:rsidR="003659AA">
        <w:rPr>
          <w:sz w:val="22"/>
          <w:szCs w:val="22"/>
          <w:lang w:val="en-US"/>
        </w:rPr>
        <w:t>and</w:t>
      </w:r>
      <w:r w:rsidRPr="00E36224">
        <w:rPr>
          <w:sz w:val="22"/>
          <w:szCs w:val="22"/>
          <w:lang w:val="en-US"/>
        </w:rPr>
        <w:t xml:space="preserve"> until 2009, the company was seen as an IT services company, focusing on new technologies and computing. After that, ANEO started to change its offers, facing some organizational challenges. Eventually, ANEO became a</w:t>
      </w:r>
      <w:r w:rsidR="00F72EA5">
        <w:rPr>
          <w:sz w:val="22"/>
          <w:szCs w:val="22"/>
          <w:lang w:val="en-US"/>
        </w:rPr>
        <w:t>n</w:t>
      </w:r>
      <w:r w:rsidRPr="00E36224">
        <w:rPr>
          <w:sz w:val="22"/>
          <w:szCs w:val="22"/>
          <w:lang w:val="en-US"/>
        </w:rPr>
        <w:t xml:space="preserve"> "hybrid" company. This means that, in addition to digital services, it also offers advice in IT, project management, and business management.</w:t>
      </w:r>
    </w:p>
    <w:p w14:paraId="7388F9D4" w14:textId="5FBB05AF" w:rsidR="00192CED" w:rsidRPr="00E36224" w:rsidRDefault="009B55D6" w:rsidP="00092170">
      <w:pPr>
        <w:pStyle w:val="NormalWeb"/>
        <w:rPr>
          <w:sz w:val="22"/>
          <w:szCs w:val="22"/>
          <w:lang w:val="en-US"/>
        </w:rPr>
      </w:pPr>
      <w:r w:rsidRPr="00E36224">
        <w:rPr>
          <w:sz w:val="22"/>
          <w:szCs w:val="22"/>
          <w:lang w:val="en-US"/>
        </w:rPr>
        <w:t xml:space="preserve">One of the unique points about ANEO is how it manages its employees. The company uses a </w:t>
      </w:r>
      <w:r w:rsidR="0066583F">
        <w:rPr>
          <w:sz w:val="22"/>
          <w:szCs w:val="22"/>
          <w:lang w:val="en-US"/>
        </w:rPr>
        <w:t>“</w:t>
      </w:r>
      <w:r w:rsidRPr="00E36224">
        <w:rPr>
          <w:sz w:val="22"/>
          <w:szCs w:val="22"/>
          <w:lang w:val="en-US"/>
        </w:rPr>
        <w:t>flat hierarchy</w:t>
      </w:r>
      <w:r w:rsidR="0066583F">
        <w:rPr>
          <w:sz w:val="22"/>
          <w:szCs w:val="22"/>
          <w:lang w:val="en-US"/>
        </w:rPr>
        <w:t>”</w:t>
      </w:r>
      <w:r w:rsidRPr="00E36224">
        <w:rPr>
          <w:sz w:val="22"/>
          <w:szCs w:val="22"/>
          <w:lang w:val="en-US"/>
        </w:rPr>
        <w:t>, which means the chain of command is kept to a minimum. This makes administrative processes simpler by reducing the number of intermediaries. Most of the time, interactions happen directly between the people involved. This helps all employees feel valued and easily accepted in the company, greatly improving relationships and communication.</w:t>
      </w:r>
    </w:p>
    <w:p w14:paraId="161D3D8A" w14:textId="5E917624" w:rsidR="00192CED" w:rsidRDefault="00192CED" w:rsidP="006824C6">
      <w:pPr>
        <w:pStyle w:val="Heading2"/>
        <w:numPr>
          <w:ilvl w:val="0"/>
          <w:numId w:val="7"/>
        </w:numPr>
        <w:rPr>
          <w:lang w:val="en-US"/>
        </w:rPr>
      </w:pPr>
      <w:bookmarkStart w:id="7" w:name="_Toc171521497"/>
      <w:r w:rsidRPr="00192CED">
        <w:rPr>
          <w:lang w:val="en-US"/>
        </w:rPr>
        <w:t>Circles and colors</w:t>
      </w:r>
      <w:bookmarkEnd w:id="7"/>
    </w:p>
    <w:p w14:paraId="007A2BB6" w14:textId="22E235F4" w:rsidR="007C04D9" w:rsidRPr="00C954F4" w:rsidRDefault="008C15B1" w:rsidP="007C04D9">
      <w:pPr>
        <w:pStyle w:val="NormalWeb"/>
        <w:rPr>
          <w:sz w:val="22"/>
          <w:szCs w:val="22"/>
          <w:lang w:val="en-US"/>
        </w:rPr>
      </w:pPr>
      <w:r>
        <w:rPr>
          <w:noProof/>
        </w:rPr>
        <mc:AlternateContent>
          <mc:Choice Requires="wps">
            <w:drawing>
              <wp:anchor distT="0" distB="0" distL="114300" distR="114300" simplePos="0" relativeHeight="251658248" behindDoc="0" locked="0" layoutInCell="1" allowOverlap="1" wp14:anchorId="7EA0F84E" wp14:editId="1E80ADBA">
                <wp:simplePos x="0" y="0"/>
                <wp:positionH relativeFrom="column">
                  <wp:posOffset>0</wp:posOffset>
                </wp:positionH>
                <wp:positionV relativeFrom="paragraph">
                  <wp:posOffset>2792730</wp:posOffset>
                </wp:positionV>
                <wp:extent cx="3149600" cy="635"/>
                <wp:effectExtent l="0" t="0" r="0" b="0"/>
                <wp:wrapSquare wrapText="bothSides"/>
                <wp:docPr id="1947042978" name="Text Box 1"/>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7D5A513D" w14:textId="16745056" w:rsidR="00C8604A" w:rsidRPr="00C8604A" w:rsidRDefault="00C8604A" w:rsidP="00C8604A">
                            <w:pPr>
                              <w:pStyle w:val="Caption"/>
                            </w:pPr>
                            <w:r>
                              <w:t xml:space="preserve">                                   </w:t>
                            </w:r>
                            <w:bookmarkStart w:id="8" w:name="_Toc171435373"/>
                            <w:r w:rsidR="008C15B1">
                              <w:t xml:space="preserve">Figure </w:t>
                            </w:r>
                            <w:r w:rsidR="008C15B1">
                              <w:fldChar w:fldCharType="begin"/>
                            </w:r>
                            <w:r w:rsidR="008C15B1">
                              <w:instrText xml:space="preserve"> SEQ Figure \* ARABIC </w:instrText>
                            </w:r>
                            <w:r w:rsidR="008C15B1">
                              <w:fldChar w:fldCharType="separate"/>
                            </w:r>
                            <w:r w:rsidR="00717C41">
                              <w:rPr>
                                <w:noProof/>
                              </w:rPr>
                              <w:t>1</w:t>
                            </w:r>
                            <w:r w:rsidR="008C15B1">
                              <w:fldChar w:fldCharType="end"/>
                            </w:r>
                            <w:r w:rsidR="008C15B1">
                              <w:t xml:space="preserve">: </w:t>
                            </w:r>
                            <w:proofErr w:type="spellStart"/>
                            <w:r w:rsidR="008C15B1">
                              <w:t>Aneo's</w:t>
                            </w:r>
                            <w:proofErr w:type="spellEnd"/>
                            <w:r w:rsidR="008C15B1">
                              <w:t xml:space="preserve"> </w:t>
                            </w:r>
                            <w:proofErr w:type="spellStart"/>
                            <w:r w:rsidR="008C15B1">
                              <w:t>circles</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0F84E" id="_x0000_t202" coordsize="21600,21600" o:spt="202" path="m,l,21600r21600,l21600,xe">
                <v:stroke joinstyle="miter"/>
                <v:path gradientshapeok="t" o:connecttype="rect"/>
              </v:shapetype>
              <v:shape id="Text Box 1" o:spid="_x0000_s1026" type="#_x0000_t202" style="position:absolute;margin-left:0;margin-top:219.9pt;width:248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M9FQIAADgEAAAOAAAAZHJzL2Uyb0RvYy54bWysU8GO0zAQvSPxD5bvNO0uVB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Hk7e/9pP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" stroked="f">
                <v:textbox style="mso-fit-shape-to-text:t" inset="0,0,0,0">
                  <w:txbxContent>
                    <w:p w14:paraId="7D5A513D" w14:textId="16745056" w:rsidR="00C8604A" w:rsidRPr="00C8604A" w:rsidRDefault="00C8604A" w:rsidP="00C8604A">
                      <w:pPr>
                        <w:pStyle w:val="Caption"/>
                      </w:pPr>
                      <w:r>
                        <w:t xml:space="preserve">                                   </w:t>
                      </w:r>
                      <w:bookmarkStart w:id="9" w:name="_Toc171435373"/>
                      <w:r w:rsidR="008C15B1">
                        <w:t xml:space="preserve">Figure </w:t>
                      </w:r>
                      <w:r w:rsidR="008C15B1">
                        <w:fldChar w:fldCharType="begin"/>
                      </w:r>
                      <w:r w:rsidR="008C15B1">
                        <w:instrText xml:space="preserve"> SEQ Figure \* ARABIC </w:instrText>
                      </w:r>
                      <w:r w:rsidR="008C15B1">
                        <w:fldChar w:fldCharType="separate"/>
                      </w:r>
                      <w:r w:rsidR="00717C41">
                        <w:rPr>
                          <w:noProof/>
                        </w:rPr>
                        <w:t>1</w:t>
                      </w:r>
                      <w:r w:rsidR="008C15B1">
                        <w:fldChar w:fldCharType="end"/>
                      </w:r>
                      <w:r w:rsidR="008C15B1">
                        <w:t xml:space="preserve">: </w:t>
                      </w:r>
                      <w:proofErr w:type="spellStart"/>
                      <w:r w:rsidR="008C15B1">
                        <w:t>Aneo's</w:t>
                      </w:r>
                      <w:proofErr w:type="spellEnd"/>
                      <w:r w:rsidR="008C15B1">
                        <w:t xml:space="preserve"> </w:t>
                      </w:r>
                      <w:proofErr w:type="spellStart"/>
                      <w:r w:rsidR="008C15B1">
                        <w:t>circles</w:t>
                      </w:r>
                      <w:bookmarkEnd w:id="9"/>
                      <w:proofErr w:type="spellEnd"/>
                    </w:p>
                  </w:txbxContent>
                </v:textbox>
                <w10:wrap type="square"/>
              </v:shape>
            </w:pict>
          </mc:Fallback>
        </mc:AlternateContent>
      </w:r>
      <w:r w:rsidR="00D2021C" w:rsidRPr="00C954F4">
        <w:rPr>
          <w:noProof/>
          <w:sz w:val="22"/>
          <w:szCs w:val="22"/>
          <w:lang w:val="en-US"/>
          <w14:ligatures w14:val="standardContextual"/>
        </w:rPr>
        <w:drawing>
          <wp:anchor distT="0" distB="0" distL="114300" distR="114300" simplePos="0" relativeHeight="251658242" behindDoc="0" locked="0" layoutInCell="1" allowOverlap="1" wp14:anchorId="0BD7D6D9" wp14:editId="5C923365">
            <wp:simplePos x="0" y="0"/>
            <wp:positionH relativeFrom="margin">
              <wp:align>left</wp:align>
            </wp:positionH>
            <wp:positionV relativeFrom="paragraph">
              <wp:posOffset>292100</wp:posOffset>
            </wp:positionV>
            <wp:extent cx="3149600" cy="2443480"/>
            <wp:effectExtent l="0" t="0" r="0" b="0"/>
            <wp:wrapSquare wrapText="bothSides"/>
            <wp:docPr id="2006752422" name="Image 3" descr="Une image contenant cercl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2422" name="Image 3" descr="Une image contenant cercle, capture d’écran,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155801" cy="2448378"/>
                    </a:xfrm>
                    <a:prstGeom prst="rect">
                      <a:avLst/>
                    </a:prstGeom>
                  </pic:spPr>
                </pic:pic>
              </a:graphicData>
            </a:graphic>
            <wp14:sizeRelH relativeFrom="margin">
              <wp14:pctWidth>0</wp14:pctWidth>
            </wp14:sizeRelH>
            <wp14:sizeRelV relativeFrom="margin">
              <wp14:pctHeight>0</wp14:pctHeight>
            </wp14:sizeRelV>
          </wp:anchor>
        </w:drawing>
      </w:r>
      <w:r w:rsidR="00400BC8">
        <w:rPr>
          <w:sz w:val="22"/>
          <w:szCs w:val="22"/>
          <w:lang w:val="en-US"/>
        </w:rPr>
        <w:t>ANEO employees</w:t>
      </w:r>
      <w:r w:rsidR="007C04D9" w:rsidRPr="00C954F4">
        <w:rPr>
          <w:sz w:val="22"/>
          <w:szCs w:val="22"/>
          <w:lang w:val="en-US"/>
        </w:rPr>
        <w:t xml:space="preserve"> are divided into three main branches:</w:t>
      </w:r>
      <w:r w:rsidR="00707AE4" w:rsidRPr="00C954F4">
        <w:rPr>
          <w:sz w:val="22"/>
          <w:szCs w:val="22"/>
          <w:lang w:val="en-US"/>
        </w:rPr>
        <w:br/>
      </w:r>
    </w:p>
    <w:p w14:paraId="69EBA57A" w14:textId="77777777" w:rsidR="007C04D9" w:rsidRPr="00A045F2" w:rsidRDefault="007C04D9" w:rsidP="007C04D9">
      <w:pPr>
        <w:pStyle w:val="NormalWeb"/>
        <w:numPr>
          <w:ilvl w:val="0"/>
          <w:numId w:val="5"/>
        </w:numPr>
        <w:rPr>
          <w:sz w:val="22"/>
          <w:szCs w:val="22"/>
          <w:lang w:val="en-US"/>
        </w:rPr>
      </w:pPr>
      <w:r w:rsidRPr="00A045F2">
        <w:rPr>
          <w:rStyle w:val="Strong"/>
          <w:rFonts w:eastAsiaTheme="majorEastAsia"/>
          <w:sz w:val="22"/>
          <w:szCs w:val="22"/>
          <w:lang w:val="en-US"/>
        </w:rPr>
        <w:t>Strategy</w:t>
      </w:r>
      <w:r w:rsidRPr="00A045F2">
        <w:rPr>
          <w:sz w:val="22"/>
          <w:szCs w:val="22"/>
          <w:lang w:val="en-US"/>
        </w:rPr>
        <w:t>: This branch handles strategy for organizations, information systems, and user experience.</w:t>
      </w:r>
    </w:p>
    <w:p w14:paraId="10383AA7" w14:textId="77777777" w:rsidR="007C04D9" w:rsidRPr="00A045F2" w:rsidRDefault="007C04D9" w:rsidP="007C04D9">
      <w:pPr>
        <w:pStyle w:val="NormalWeb"/>
        <w:numPr>
          <w:ilvl w:val="0"/>
          <w:numId w:val="5"/>
        </w:numPr>
        <w:rPr>
          <w:sz w:val="22"/>
          <w:szCs w:val="22"/>
          <w:lang w:val="en-US"/>
        </w:rPr>
      </w:pPr>
      <w:r w:rsidRPr="00A045F2">
        <w:rPr>
          <w:rStyle w:val="Strong"/>
          <w:rFonts w:eastAsiaTheme="majorEastAsia"/>
          <w:sz w:val="22"/>
          <w:szCs w:val="22"/>
          <w:lang w:val="en-US"/>
        </w:rPr>
        <w:t>Management</w:t>
      </w:r>
      <w:r w:rsidRPr="00A045F2">
        <w:rPr>
          <w:sz w:val="22"/>
          <w:szCs w:val="22"/>
          <w:lang w:val="en-US"/>
        </w:rPr>
        <w:t>: Specializes in value-driven management, organizational agility, and managerial transformation.</w:t>
      </w:r>
    </w:p>
    <w:p w14:paraId="582EC4E0" w14:textId="77777777" w:rsidR="007C04D9" w:rsidRPr="00A045F2" w:rsidRDefault="007C04D9" w:rsidP="007C04D9">
      <w:pPr>
        <w:pStyle w:val="NormalWeb"/>
        <w:numPr>
          <w:ilvl w:val="0"/>
          <w:numId w:val="5"/>
        </w:numPr>
        <w:rPr>
          <w:sz w:val="22"/>
          <w:szCs w:val="22"/>
          <w:lang w:val="en-US"/>
        </w:rPr>
      </w:pPr>
      <w:r w:rsidRPr="00A045F2">
        <w:rPr>
          <w:rStyle w:val="Strong"/>
          <w:rFonts w:eastAsiaTheme="majorEastAsia"/>
          <w:sz w:val="22"/>
          <w:szCs w:val="22"/>
          <w:lang w:val="en-US"/>
        </w:rPr>
        <w:t>Technology</w:t>
      </w:r>
      <w:r w:rsidRPr="00A045F2">
        <w:rPr>
          <w:sz w:val="22"/>
          <w:szCs w:val="22"/>
          <w:lang w:val="en-US"/>
        </w:rPr>
        <w:t>: Works on the company’s HPC Cloud, software process industrialization, and data and artificial intelligence topics.</w:t>
      </w:r>
    </w:p>
    <w:p w14:paraId="08020272" w14:textId="77777777" w:rsidR="00C954F4" w:rsidRDefault="00161CD3" w:rsidP="00C954F4">
      <w:pPr>
        <w:pStyle w:val="NormalWeb"/>
        <w:rPr>
          <w:color w:val="262626" w:themeColor="text1" w:themeTint="D9"/>
          <w:sz w:val="16"/>
          <w:szCs w:val="16"/>
          <w:lang w:val="en-US"/>
        </w:rPr>
      </w:pPr>
      <w:r w:rsidRPr="00DD26F1">
        <w:rPr>
          <w:color w:val="262626" w:themeColor="text1" w:themeTint="D9"/>
          <w:sz w:val="16"/>
          <w:szCs w:val="16"/>
          <w:lang w:val="en-US"/>
        </w:rPr>
        <w:t xml:space="preserve">                  </w:t>
      </w:r>
      <w:r w:rsidR="00DD56C8" w:rsidRPr="00DD26F1">
        <w:rPr>
          <w:color w:val="262626" w:themeColor="text1" w:themeTint="D9"/>
          <w:sz w:val="16"/>
          <w:szCs w:val="16"/>
          <w:lang w:val="en-US"/>
        </w:rPr>
        <w:t xml:space="preserve">                         </w:t>
      </w:r>
    </w:p>
    <w:p w14:paraId="25FFFC82" w14:textId="77777777" w:rsidR="00C954F4" w:rsidRDefault="00C954F4" w:rsidP="00C954F4">
      <w:pPr>
        <w:pStyle w:val="NormalWeb"/>
        <w:rPr>
          <w:color w:val="262626" w:themeColor="text1" w:themeTint="D9"/>
          <w:sz w:val="16"/>
          <w:szCs w:val="16"/>
          <w:lang w:val="en-US"/>
        </w:rPr>
      </w:pPr>
    </w:p>
    <w:p w14:paraId="4140D2E8" w14:textId="241F357A" w:rsidR="00A045F2" w:rsidRPr="00E36224" w:rsidRDefault="00C954F4" w:rsidP="006D4154">
      <w:pPr>
        <w:pStyle w:val="NormalWeb"/>
        <w:rPr>
          <w:color w:val="262626" w:themeColor="text1" w:themeTint="D9"/>
          <w:sz w:val="16"/>
          <w:szCs w:val="16"/>
          <w:lang w:val="en-US"/>
        </w:rPr>
      </w:pPr>
      <w:r>
        <w:rPr>
          <w:color w:val="262626" w:themeColor="text1" w:themeTint="D9"/>
          <w:sz w:val="16"/>
          <w:szCs w:val="16"/>
          <w:lang w:val="en-US"/>
        </w:rPr>
        <w:t xml:space="preserve">                                     </w:t>
      </w:r>
    </w:p>
    <w:p w14:paraId="4387B2DF" w14:textId="503E67C1" w:rsidR="0087681B" w:rsidRPr="00A045F2" w:rsidRDefault="007C04D9" w:rsidP="006D4154">
      <w:pPr>
        <w:pStyle w:val="NormalWeb"/>
        <w:rPr>
          <w:sz w:val="22"/>
          <w:szCs w:val="22"/>
          <w:lang w:val="en-US"/>
        </w:rPr>
      </w:pPr>
      <w:r w:rsidRPr="00A045F2">
        <w:rPr>
          <w:sz w:val="22"/>
          <w:szCs w:val="22"/>
          <w:lang w:val="en-US"/>
        </w:rPr>
        <w:t xml:space="preserve">These three branches are the core of </w:t>
      </w:r>
      <w:r w:rsidR="000F7360" w:rsidRPr="00A045F2">
        <w:rPr>
          <w:sz w:val="22"/>
          <w:szCs w:val="22"/>
          <w:lang w:val="en-US"/>
        </w:rPr>
        <w:t>ANEO</w:t>
      </w:r>
      <w:r w:rsidRPr="00A045F2">
        <w:rPr>
          <w:sz w:val="22"/>
          <w:szCs w:val="22"/>
          <w:lang w:val="en-US"/>
        </w:rPr>
        <w:t>. Inside the company, we often talk about "yellow" and "red" members. The "red" members work on technology topics, and the "yellow" members do everything else</w:t>
      </w:r>
      <w:r w:rsidR="00400BC8">
        <w:rPr>
          <w:sz w:val="22"/>
          <w:szCs w:val="22"/>
          <w:lang w:val="en-US"/>
        </w:rPr>
        <w:t xml:space="preserve"> (management, design…)</w:t>
      </w:r>
      <w:r w:rsidRPr="00A045F2">
        <w:rPr>
          <w:sz w:val="22"/>
          <w:szCs w:val="22"/>
          <w:lang w:val="en-US"/>
        </w:rPr>
        <w:t xml:space="preserve">. Now, </w:t>
      </w:r>
      <w:r w:rsidR="000F7360" w:rsidRPr="00A045F2">
        <w:rPr>
          <w:sz w:val="22"/>
          <w:szCs w:val="22"/>
          <w:lang w:val="en-US"/>
        </w:rPr>
        <w:t>ANEO</w:t>
      </w:r>
      <w:r w:rsidRPr="00A045F2">
        <w:rPr>
          <w:sz w:val="22"/>
          <w:szCs w:val="22"/>
          <w:lang w:val="en-US"/>
        </w:rPr>
        <w:t xml:space="preserve"> wants to merge these two groups into one. This would allow all employees to share their skills and improve their relationships. This new group would be "orange," the color you get by mixing yellow and red, which is also in A</w:t>
      </w:r>
      <w:r w:rsidR="000F7360" w:rsidRPr="00A045F2">
        <w:rPr>
          <w:sz w:val="22"/>
          <w:szCs w:val="22"/>
          <w:lang w:val="en-US"/>
        </w:rPr>
        <w:t>NEO</w:t>
      </w:r>
      <w:r w:rsidRPr="00A045F2">
        <w:rPr>
          <w:sz w:val="22"/>
          <w:szCs w:val="22"/>
          <w:lang w:val="en-US"/>
        </w:rPr>
        <w:t>’s logo.</w:t>
      </w:r>
    </w:p>
    <w:p w14:paraId="7F97DA58" w14:textId="1DCE70F8" w:rsidR="0008288B" w:rsidRPr="001D41B2" w:rsidRDefault="00316063" w:rsidP="00777214">
      <w:pPr>
        <w:pStyle w:val="Heading2"/>
        <w:numPr>
          <w:ilvl w:val="0"/>
          <w:numId w:val="7"/>
        </w:numPr>
        <w:rPr>
          <w:lang w:val="en-US"/>
        </w:rPr>
      </w:pPr>
      <w:bookmarkStart w:id="10" w:name="_Toc171521498"/>
      <w:r>
        <w:rPr>
          <w:lang w:val="en-US"/>
        </w:rPr>
        <w:lastRenderedPageBreak/>
        <w:t>E</w:t>
      </w:r>
      <w:r w:rsidRPr="001D41B2">
        <w:rPr>
          <w:lang w:val="en-US"/>
        </w:rPr>
        <w:t>vents</w:t>
      </w:r>
      <w:bookmarkEnd w:id="10"/>
    </w:p>
    <w:p w14:paraId="70DD4E77" w14:textId="2E44FCC0" w:rsidR="006824C6" w:rsidRDefault="0073516B" w:rsidP="0008288B">
      <w:pPr>
        <w:rPr>
          <w:rFonts w:ascii="Times New Roman" w:hAnsi="Times New Roman" w:cs="Times New Roman"/>
          <w:sz w:val="22"/>
          <w:szCs w:val="22"/>
          <w:lang w:val="en-US"/>
        </w:rPr>
      </w:pPr>
      <w:r w:rsidRPr="00A045F2">
        <w:rPr>
          <w:rFonts w:ascii="Times New Roman" w:hAnsi="Times New Roman" w:cs="Times New Roman"/>
          <w:sz w:val="22"/>
          <w:szCs w:val="22"/>
          <w:lang w:val="en-US"/>
        </w:rPr>
        <w:t>ANEO also organizes various events with different goals. These include welcoming new employees, sharing company news, and providing training sessions between coworkers.</w:t>
      </w:r>
    </w:p>
    <w:p w14:paraId="4CB54EAD" w14:textId="4C29E0D8" w:rsidR="006617C4" w:rsidRPr="00967285" w:rsidRDefault="00967285" w:rsidP="00967285">
      <w:pPr>
        <w:pStyle w:val="ListParagraph"/>
        <w:numPr>
          <w:ilvl w:val="0"/>
          <w:numId w:val="27"/>
        </w:numPr>
        <w:rPr>
          <w:lang w:val="en-US"/>
        </w:rPr>
      </w:pPr>
      <w:r w:rsidRPr="00A045F2">
        <w:rPr>
          <w:rFonts w:ascii="Times New Roman" w:hAnsi="Times New Roman" w:cs="Times New Roman"/>
          <w:noProof/>
          <w:sz w:val="22"/>
          <w:szCs w:val="22"/>
          <w:lang w:val="en-US"/>
        </w:rPr>
        <w:drawing>
          <wp:anchor distT="0" distB="0" distL="114300" distR="114300" simplePos="0" relativeHeight="251658243" behindDoc="1" locked="0" layoutInCell="1" allowOverlap="1" wp14:anchorId="2F341E4F" wp14:editId="6867A063">
            <wp:simplePos x="0" y="0"/>
            <wp:positionH relativeFrom="margin">
              <wp:posOffset>22860</wp:posOffset>
            </wp:positionH>
            <wp:positionV relativeFrom="paragraph">
              <wp:posOffset>295275</wp:posOffset>
            </wp:positionV>
            <wp:extent cx="5149850" cy="2590800"/>
            <wp:effectExtent l="0" t="0" r="0" b="0"/>
            <wp:wrapTopAndBottom/>
            <wp:docPr id="777339681" name="Image 2" descr="Une image contenant habits, personne, chaussures, intéri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39681" name="Image 2" descr="Une image contenant habits, personne, chaussures, intérieu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9850" cy="2590800"/>
                    </a:xfrm>
                    <a:prstGeom prst="rect">
                      <a:avLst/>
                    </a:prstGeom>
                  </pic:spPr>
                </pic:pic>
              </a:graphicData>
            </a:graphic>
            <wp14:sizeRelH relativeFrom="margin">
              <wp14:pctWidth>0</wp14:pctWidth>
            </wp14:sizeRelH>
            <wp14:sizeRelV relativeFrom="margin">
              <wp14:pctHeight>0</wp14:pctHeight>
            </wp14:sizeRelV>
          </wp:anchor>
        </w:drawing>
      </w:r>
      <w:r w:rsidR="00C8604A">
        <w:rPr>
          <w:noProof/>
        </w:rPr>
        <mc:AlternateContent>
          <mc:Choice Requires="wps">
            <w:drawing>
              <wp:anchor distT="0" distB="0" distL="114300" distR="114300" simplePos="0" relativeHeight="251658249" behindDoc="0" locked="0" layoutInCell="1" allowOverlap="1" wp14:anchorId="53FED8C7" wp14:editId="1723B223">
                <wp:simplePos x="0" y="0"/>
                <wp:positionH relativeFrom="column">
                  <wp:posOffset>259080</wp:posOffset>
                </wp:positionH>
                <wp:positionV relativeFrom="paragraph">
                  <wp:posOffset>2926080</wp:posOffset>
                </wp:positionV>
                <wp:extent cx="4678680" cy="635"/>
                <wp:effectExtent l="0" t="0" r="0" b="0"/>
                <wp:wrapTopAndBottom/>
                <wp:docPr id="322608460"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DCF2AA9" w14:textId="08532839" w:rsidR="00C8604A" w:rsidRPr="00DD1BDC" w:rsidRDefault="00C8604A" w:rsidP="00C8604A">
                            <w:pPr>
                              <w:pStyle w:val="Caption"/>
                              <w:rPr>
                                <w:rFonts w:ascii="Times New Roman" w:hAnsi="Times New Roman" w:cs="Times New Roman"/>
                                <w:noProof/>
                                <w:sz w:val="22"/>
                                <w:szCs w:val="22"/>
                                <w:lang w:val="en-US"/>
                              </w:rPr>
                            </w:pPr>
                            <w:r>
                              <w:t xml:space="preserve">                                                                           </w:t>
                            </w:r>
                            <w:bookmarkStart w:id="11" w:name="_Toc171435374"/>
                            <w:r>
                              <w:t xml:space="preserve">Figure </w:t>
                            </w:r>
                            <w:r>
                              <w:fldChar w:fldCharType="begin"/>
                            </w:r>
                            <w:r>
                              <w:instrText xml:space="preserve"> SEQ Figure \* ARABIC </w:instrText>
                            </w:r>
                            <w:r>
                              <w:fldChar w:fldCharType="separate"/>
                            </w:r>
                            <w:r w:rsidR="00717C41">
                              <w:rPr>
                                <w:noProof/>
                              </w:rPr>
                              <w:t>2</w:t>
                            </w:r>
                            <w:r>
                              <w:fldChar w:fldCharType="end"/>
                            </w:r>
                            <w:r>
                              <w:t xml:space="preserve">: </w:t>
                            </w:r>
                            <w:r w:rsidR="002E0627">
                              <w:t xml:space="preserve"> </w:t>
                            </w:r>
                            <w:r>
                              <w:t>ANEO Lunch</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D8C7" id="_x0000_s1027" type="#_x0000_t202" style="position:absolute;left:0;text-align:left;margin-left:20.4pt;margin-top:230.4pt;width:368.4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" stroked="f">
                <v:textbox style="mso-fit-shape-to-text:t" inset="0,0,0,0">
                  <w:txbxContent>
                    <w:p w14:paraId="5DCF2AA9" w14:textId="08532839" w:rsidR="00C8604A" w:rsidRPr="00DD1BDC" w:rsidRDefault="00C8604A" w:rsidP="00C8604A">
                      <w:pPr>
                        <w:pStyle w:val="Caption"/>
                        <w:rPr>
                          <w:rFonts w:ascii="Times New Roman" w:hAnsi="Times New Roman" w:cs="Times New Roman"/>
                          <w:noProof/>
                          <w:sz w:val="22"/>
                          <w:szCs w:val="22"/>
                          <w:lang w:val="en-US"/>
                        </w:rPr>
                      </w:pPr>
                      <w:r>
                        <w:t xml:space="preserve">                                                                           </w:t>
                      </w:r>
                      <w:bookmarkStart w:id="12" w:name="_Toc171435374"/>
                      <w:r>
                        <w:t xml:space="preserve">Figure </w:t>
                      </w:r>
                      <w:r>
                        <w:fldChar w:fldCharType="begin"/>
                      </w:r>
                      <w:r>
                        <w:instrText xml:space="preserve"> SEQ Figure \* ARABIC </w:instrText>
                      </w:r>
                      <w:r>
                        <w:fldChar w:fldCharType="separate"/>
                      </w:r>
                      <w:r w:rsidR="00717C41">
                        <w:rPr>
                          <w:noProof/>
                        </w:rPr>
                        <w:t>2</w:t>
                      </w:r>
                      <w:r>
                        <w:fldChar w:fldCharType="end"/>
                      </w:r>
                      <w:r>
                        <w:t xml:space="preserve">: </w:t>
                      </w:r>
                      <w:r w:rsidR="002E0627">
                        <w:t xml:space="preserve"> </w:t>
                      </w:r>
                      <w:r>
                        <w:t>ANEO Lunch</w:t>
                      </w:r>
                      <w:bookmarkEnd w:id="12"/>
                    </w:p>
                  </w:txbxContent>
                </v:textbox>
                <w10:wrap type="topAndBottom"/>
              </v:shape>
            </w:pict>
          </mc:Fallback>
        </mc:AlternateContent>
      </w:r>
      <w:bookmarkStart w:id="13" w:name="_Toc171521499"/>
      <w:r w:rsidR="00793294" w:rsidRPr="00967285">
        <w:rPr>
          <w:rStyle w:val="Heading3Char"/>
          <w:lang w:val="en-US"/>
        </w:rPr>
        <w:t xml:space="preserve">ANEO </w:t>
      </w:r>
      <w:r w:rsidR="006D6746" w:rsidRPr="00967285">
        <w:rPr>
          <w:rStyle w:val="Heading3Char"/>
          <w:lang w:val="en-US"/>
        </w:rPr>
        <w:t>Lunch</w:t>
      </w:r>
      <w:bookmarkEnd w:id="13"/>
    </w:p>
    <w:p w14:paraId="34C6A1A3" w14:textId="68623D35" w:rsidR="0060670B" w:rsidRPr="00A045F2" w:rsidRDefault="0060670B" w:rsidP="001648C7">
      <w:pPr>
        <w:pStyle w:val="NormalWeb"/>
        <w:rPr>
          <w:sz w:val="22"/>
          <w:szCs w:val="22"/>
          <w:lang w:val="en-US"/>
        </w:rPr>
      </w:pPr>
      <w:r w:rsidRPr="00A045F2">
        <w:rPr>
          <w:sz w:val="22"/>
          <w:szCs w:val="22"/>
          <w:lang w:val="en-US"/>
        </w:rPr>
        <w:t xml:space="preserve">The first of these events </w:t>
      </w:r>
      <w:r w:rsidRPr="79599428">
        <w:rPr>
          <w:sz w:val="22"/>
          <w:szCs w:val="22"/>
          <w:lang w:val="en-US"/>
        </w:rPr>
        <w:t>happen</w:t>
      </w:r>
      <w:r w:rsidR="269B0E25" w:rsidRPr="79599428">
        <w:rPr>
          <w:sz w:val="22"/>
          <w:szCs w:val="22"/>
          <w:lang w:val="en-US"/>
        </w:rPr>
        <w:t>s</w:t>
      </w:r>
      <w:r w:rsidRPr="00A045F2">
        <w:rPr>
          <w:sz w:val="22"/>
          <w:szCs w:val="22"/>
          <w:lang w:val="en-US"/>
        </w:rPr>
        <w:t xml:space="preserve"> on Fridays, every </w:t>
      </w:r>
      <w:r w:rsidR="00F25A39">
        <w:rPr>
          <w:sz w:val="22"/>
          <w:szCs w:val="22"/>
          <w:lang w:val="en-US"/>
        </w:rPr>
        <w:t>two</w:t>
      </w:r>
      <w:r w:rsidR="00F25A39" w:rsidRPr="00A045F2">
        <w:rPr>
          <w:sz w:val="22"/>
          <w:szCs w:val="22"/>
          <w:lang w:val="en-US"/>
        </w:rPr>
        <w:t xml:space="preserve"> </w:t>
      </w:r>
      <w:r w:rsidRPr="00A045F2">
        <w:rPr>
          <w:sz w:val="22"/>
          <w:szCs w:val="22"/>
          <w:lang w:val="en-US"/>
        </w:rPr>
        <w:t>week</w:t>
      </w:r>
      <w:r w:rsidR="002E66DF">
        <w:rPr>
          <w:sz w:val="22"/>
          <w:szCs w:val="22"/>
          <w:lang w:val="en-US"/>
        </w:rPr>
        <w:t>s</w:t>
      </w:r>
      <w:r w:rsidRPr="00A045F2">
        <w:rPr>
          <w:sz w:val="22"/>
          <w:szCs w:val="22"/>
          <w:lang w:val="en-US"/>
        </w:rPr>
        <w:t xml:space="preserve">. All </w:t>
      </w:r>
      <w:r w:rsidR="00BA1947" w:rsidRPr="00A045F2">
        <w:rPr>
          <w:sz w:val="22"/>
          <w:szCs w:val="22"/>
          <w:lang w:val="en-US"/>
        </w:rPr>
        <w:t>ANEO</w:t>
      </w:r>
      <w:r w:rsidRPr="00A045F2">
        <w:rPr>
          <w:sz w:val="22"/>
          <w:szCs w:val="22"/>
          <w:lang w:val="en-US"/>
        </w:rPr>
        <w:t xml:space="preserve"> employees are invited to join, at least via video conference. The </w:t>
      </w:r>
      <w:r w:rsidR="00BA1947" w:rsidRPr="00A045F2">
        <w:rPr>
          <w:sz w:val="22"/>
          <w:szCs w:val="22"/>
          <w:lang w:val="en-US"/>
        </w:rPr>
        <w:t>ANEO</w:t>
      </w:r>
      <w:r w:rsidRPr="00A045F2">
        <w:rPr>
          <w:sz w:val="22"/>
          <w:szCs w:val="22"/>
          <w:lang w:val="en-US"/>
        </w:rPr>
        <w:t xml:space="preserve"> Lunch </w:t>
      </w:r>
      <w:r w:rsidR="00013850">
        <w:rPr>
          <w:sz w:val="22"/>
          <w:szCs w:val="22"/>
          <w:lang w:val="en-US"/>
        </w:rPr>
        <w:t>is divided in two</w:t>
      </w:r>
      <w:r w:rsidRPr="00A045F2">
        <w:rPr>
          <w:sz w:val="22"/>
          <w:szCs w:val="22"/>
          <w:lang w:val="en-US"/>
        </w:rPr>
        <w:t xml:space="preserve"> parts:</w:t>
      </w:r>
    </w:p>
    <w:p w14:paraId="4333BCB6" w14:textId="1AA2704B" w:rsidR="0060670B" w:rsidRPr="00A045F2" w:rsidRDefault="00013850" w:rsidP="001648C7">
      <w:pPr>
        <w:pStyle w:val="NormalWeb"/>
        <w:rPr>
          <w:sz w:val="22"/>
          <w:szCs w:val="22"/>
          <w:lang w:val="en-US"/>
        </w:rPr>
      </w:pPr>
      <w:r>
        <w:rPr>
          <w:sz w:val="22"/>
          <w:szCs w:val="22"/>
          <w:lang w:val="en-US"/>
        </w:rPr>
        <w:t>At first</w:t>
      </w:r>
      <w:r w:rsidR="0060670B" w:rsidRPr="00A045F2">
        <w:rPr>
          <w:sz w:val="22"/>
          <w:szCs w:val="22"/>
          <w:lang w:val="en-US"/>
        </w:rPr>
        <w:t>, some members of the executive team talk about the company's updates. This starts with introducing new members, whether they are interns, apprentices, or employees. They introduce themselves to everyone present.</w:t>
      </w:r>
    </w:p>
    <w:p w14:paraId="32DB6B6F" w14:textId="0AD5EB32" w:rsidR="0060670B" w:rsidRPr="00A045F2" w:rsidRDefault="0060670B" w:rsidP="001648C7">
      <w:pPr>
        <w:pStyle w:val="NormalWeb"/>
        <w:rPr>
          <w:sz w:val="22"/>
          <w:szCs w:val="22"/>
          <w:lang w:val="en-US"/>
        </w:rPr>
      </w:pPr>
      <w:r w:rsidRPr="15E9EE4B">
        <w:rPr>
          <w:sz w:val="22"/>
          <w:szCs w:val="22"/>
          <w:lang w:val="en-US"/>
        </w:rPr>
        <w:t xml:space="preserve">Next, the company's </w:t>
      </w:r>
      <w:r w:rsidR="00CB1B4A" w:rsidRPr="15E9EE4B">
        <w:rPr>
          <w:sz w:val="22"/>
          <w:szCs w:val="22"/>
          <w:lang w:val="en-US"/>
        </w:rPr>
        <w:t>RSE</w:t>
      </w:r>
      <w:r w:rsidRPr="15E9EE4B">
        <w:rPr>
          <w:sz w:val="22"/>
          <w:szCs w:val="22"/>
          <w:lang w:val="en-US"/>
        </w:rPr>
        <w:t xml:space="preserve"> team explains the different initiatives </w:t>
      </w:r>
      <w:r w:rsidR="00BA1947" w:rsidRPr="15E9EE4B">
        <w:rPr>
          <w:sz w:val="22"/>
          <w:szCs w:val="22"/>
          <w:lang w:val="en-US"/>
        </w:rPr>
        <w:t>ANEO</w:t>
      </w:r>
      <w:r w:rsidRPr="15E9EE4B">
        <w:rPr>
          <w:sz w:val="22"/>
          <w:szCs w:val="22"/>
          <w:lang w:val="en-US"/>
        </w:rPr>
        <w:t xml:space="preserve"> has started. This includes </w:t>
      </w:r>
      <w:r w:rsidR="4D5211EC" w:rsidRPr="15E9EE4B">
        <w:rPr>
          <w:sz w:val="22"/>
          <w:szCs w:val="22"/>
          <w:lang w:val="en-US"/>
        </w:rPr>
        <w:t>“La fresque du</w:t>
      </w:r>
      <w:r w:rsidRPr="15E9EE4B">
        <w:rPr>
          <w:sz w:val="22"/>
          <w:szCs w:val="22"/>
          <w:lang w:val="en-US"/>
        </w:rPr>
        <w:t xml:space="preserve"> climat</w:t>
      </w:r>
      <w:r w:rsidR="6FCE2C57" w:rsidRPr="15E9EE4B">
        <w:rPr>
          <w:sz w:val="22"/>
          <w:szCs w:val="22"/>
          <w:lang w:val="en-US"/>
        </w:rPr>
        <w:t>”</w:t>
      </w:r>
      <w:r w:rsidRPr="15E9EE4B">
        <w:rPr>
          <w:sz w:val="22"/>
          <w:szCs w:val="22"/>
          <w:lang w:val="en-US"/>
        </w:rPr>
        <w:t xml:space="preserve"> and </w:t>
      </w:r>
      <w:r w:rsidR="70D67858" w:rsidRPr="15E9EE4B">
        <w:rPr>
          <w:sz w:val="22"/>
          <w:szCs w:val="22"/>
          <w:lang w:val="en-US"/>
        </w:rPr>
        <w:t>“La fresque du numérique”</w:t>
      </w:r>
      <w:r w:rsidRPr="15E9EE4B">
        <w:rPr>
          <w:sz w:val="22"/>
          <w:szCs w:val="22"/>
          <w:lang w:val="en-US"/>
        </w:rPr>
        <w:t xml:space="preserve"> mural, which are important topics for raising awareness about ecology, often discussed during these meetings.</w:t>
      </w:r>
    </w:p>
    <w:p w14:paraId="26B54895" w14:textId="07A3169F" w:rsidR="0060670B" w:rsidRPr="00A045F2" w:rsidRDefault="0060670B" w:rsidP="001648C7">
      <w:pPr>
        <w:pStyle w:val="NormalWeb"/>
        <w:rPr>
          <w:sz w:val="22"/>
          <w:szCs w:val="22"/>
          <w:lang w:val="en-US"/>
        </w:rPr>
      </w:pPr>
      <w:r w:rsidRPr="15E9EE4B">
        <w:rPr>
          <w:sz w:val="22"/>
          <w:szCs w:val="22"/>
          <w:lang w:val="en-US"/>
        </w:rPr>
        <w:t>The next topic is about A</w:t>
      </w:r>
      <w:r w:rsidR="00BA1947" w:rsidRPr="15E9EE4B">
        <w:rPr>
          <w:sz w:val="22"/>
          <w:szCs w:val="22"/>
          <w:lang w:val="en-US"/>
        </w:rPr>
        <w:t>NEO</w:t>
      </w:r>
      <w:r w:rsidRPr="15E9EE4B">
        <w:rPr>
          <w:sz w:val="22"/>
          <w:szCs w:val="22"/>
          <w:lang w:val="en-US"/>
        </w:rPr>
        <w:t xml:space="preserve">'s new projects, new contracts, and the employees who will work on them. A brief description of each mission is given so everyone understands what it is about. This is done to encourage </w:t>
      </w:r>
      <w:r w:rsidR="2B10A58F" w:rsidRPr="15E9EE4B">
        <w:rPr>
          <w:sz w:val="22"/>
          <w:szCs w:val="22"/>
          <w:lang w:val="en-US"/>
        </w:rPr>
        <w:t xml:space="preserve">the </w:t>
      </w:r>
      <w:r w:rsidR="5AFDBAEA" w:rsidRPr="15E9EE4B">
        <w:rPr>
          <w:sz w:val="22"/>
          <w:szCs w:val="22"/>
          <w:lang w:val="en-US"/>
        </w:rPr>
        <w:t>sharing of</w:t>
      </w:r>
      <w:r w:rsidRPr="15E9EE4B">
        <w:rPr>
          <w:sz w:val="22"/>
          <w:szCs w:val="22"/>
          <w:lang w:val="en-US"/>
        </w:rPr>
        <w:t xml:space="preserve"> experiences among employees.</w:t>
      </w:r>
    </w:p>
    <w:p w14:paraId="13AE4C01" w14:textId="2233984B" w:rsidR="0060670B" w:rsidRPr="00A045F2" w:rsidRDefault="0060670B" w:rsidP="001648C7">
      <w:pPr>
        <w:pStyle w:val="NormalWeb"/>
        <w:rPr>
          <w:sz w:val="22"/>
          <w:szCs w:val="22"/>
          <w:lang w:val="en-US"/>
        </w:rPr>
      </w:pPr>
      <w:r w:rsidRPr="00A045F2">
        <w:rPr>
          <w:sz w:val="22"/>
          <w:szCs w:val="22"/>
          <w:lang w:val="en-US"/>
        </w:rPr>
        <w:t>To finish this first part of the ritual, the upcoming internal events are presented, whether they are related to wine tasting, video games</w:t>
      </w:r>
      <w:r w:rsidR="0011313D" w:rsidRPr="00A045F2">
        <w:rPr>
          <w:sz w:val="22"/>
          <w:szCs w:val="22"/>
          <w:lang w:val="en-US"/>
        </w:rPr>
        <w:t xml:space="preserve"> or others</w:t>
      </w:r>
      <w:r w:rsidRPr="00A045F2">
        <w:rPr>
          <w:sz w:val="22"/>
          <w:szCs w:val="22"/>
          <w:lang w:val="en-US"/>
        </w:rPr>
        <w:t>!</w:t>
      </w:r>
    </w:p>
    <w:p w14:paraId="60512465" w14:textId="36DF47E5" w:rsidR="00824744" w:rsidRDefault="0060670B" w:rsidP="001648C7">
      <w:pPr>
        <w:pStyle w:val="NormalWeb"/>
        <w:rPr>
          <w:sz w:val="22"/>
          <w:szCs w:val="22"/>
          <w:lang w:val="en-US"/>
        </w:rPr>
      </w:pPr>
      <w:r w:rsidRPr="15E9EE4B">
        <w:rPr>
          <w:sz w:val="22"/>
          <w:szCs w:val="22"/>
          <w:lang w:val="en-US"/>
        </w:rPr>
        <w:t>The second part of</w:t>
      </w:r>
      <w:r w:rsidRPr="15E9EE4B">
        <w:rPr>
          <w:lang w:val="en-US"/>
        </w:rPr>
        <w:t xml:space="preserve"> </w:t>
      </w:r>
      <w:r w:rsidRPr="15E9EE4B">
        <w:rPr>
          <w:sz w:val="22"/>
          <w:szCs w:val="22"/>
          <w:lang w:val="en-US"/>
        </w:rPr>
        <w:t xml:space="preserve">the </w:t>
      </w:r>
      <w:r w:rsidR="00BA1947" w:rsidRPr="15E9EE4B">
        <w:rPr>
          <w:sz w:val="22"/>
          <w:szCs w:val="22"/>
          <w:lang w:val="en-US"/>
        </w:rPr>
        <w:t>ANEO</w:t>
      </w:r>
      <w:r w:rsidRPr="15E9EE4B">
        <w:rPr>
          <w:sz w:val="22"/>
          <w:szCs w:val="22"/>
          <w:lang w:val="en-US"/>
        </w:rPr>
        <w:t xml:space="preserve"> Lunch is just a </w:t>
      </w:r>
      <w:r w:rsidR="00BA1947" w:rsidRPr="15E9EE4B">
        <w:rPr>
          <w:sz w:val="22"/>
          <w:szCs w:val="22"/>
          <w:lang w:val="en-US"/>
        </w:rPr>
        <w:t>mealtime</w:t>
      </w:r>
      <w:r w:rsidRPr="15E9EE4B">
        <w:rPr>
          <w:sz w:val="22"/>
          <w:szCs w:val="22"/>
          <w:lang w:val="en-US"/>
        </w:rPr>
        <w:t>, where employees on-site can talk about any topic</w:t>
      </w:r>
      <w:r w:rsidR="61D138E1" w:rsidRPr="15E9EE4B">
        <w:rPr>
          <w:sz w:val="22"/>
          <w:szCs w:val="22"/>
          <w:lang w:val="en-US"/>
        </w:rPr>
        <w:t xml:space="preserve"> and interact together</w:t>
      </w:r>
      <w:r w:rsidR="00BA1947" w:rsidRPr="15E9EE4B">
        <w:rPr>
          <w:sz w:val="22"/>
          <w:szCs w:val="22"/>
          <w:lang w:val="en-US"/>
        </w:rPr>
        <w:t>.</w:t>
      </w:r>
    </w:p>
    <w:p w14:paraId="65DC5EB4" w14:textId="77777777" w:rsidR="00DF38CA" w:rsidRPr="00A045F2" w:rsidRDefault="00DF38CA" w:rsidP="0060670B">
      <w:pPr>
        <w:pStyle w:val="NormalWeb"/>
        <w:rPr>
          <w:sz w:val="22"/>
          <w:szCs w:val="22"/>
          <w:lang w:val="en-US"/>
        </w:rPr>
      </w:pPr>
    </w:p>
    <w:p w14:paraId="645793C7" w14:textId="0695AD42" w:rsidR="006C6F14" w:rsidRPr="00A045F2" w:rsidRDefault="009320E6" w:rsidP="005260BC">
      <w:pPr>
        <w:pStyle w:val="Heading3"/>
        <w:numPr>
          <w:ilvl w:val="0"/>
          <w:numId w:val="27"/>
        </w:numPr>
        <w:rPr>
          <w:lang w:val="en-US"/>
        </w:rPr>
      </w:pPr>
      <w:bookmarkStart w:id="14" w:name="_Toc171521500"/>
      <w:r w:rsidRPr="00A045F2">
        <w:rPr>
          <w:lang w:val="en-US"/>
        </w:rPr>
        <w:lastRenderedPageBreak/>
        <w:t xml:space="preserve">ANEO </w:t>
      </w:r>
      <w:r w:rsidR="000955E2" w:rsidRPr="00A045F2">
        <w:rPr>
          <w:lang w:val="en-US"/>
        </w:rPr>
        <w:t>- Seminars</w:t>
      </w:r>
      <w:r w:rsidR="00B004F4" w:rsidRPr="00A045F2">
        <w:rPr>
          <w:lang w:val="en-US"/>
        </w:rPr>
        <w:t xml:space="preserve">, </w:t>
      </w:r>
      <w:r w:rsidR="006A587C" w:rsidRPr="00A045F2">
        <w:rPr>
          <w:lang w:val="en-US"/>
        </w:rPr>
        <w:t>C</w:t>
      </w:r>
      <w:r w:rsidRPr="00A045F2">
        <w:rPr>
          <w:lang w:val="en-US"/>
        </w:rPr>
        <w:t>ompany outings</w:t>
      </w:r>
      <w:bookmarkEnd w:id="14"/>
      <w:r w:rsidRPr="00A045F2">
        <w:rPr>
          <w:lang w:val="en-US"/>
        </w:rPr>
        <w:t xml:space="preserve">  </w:t>
      </w:r>
    </w:p>
    <w:p w14:paraId="1CE00E37" w14:textId="379DB08E" w:rsidR="000F420C" w:rsidRDefault="00FA671C" w:rsidP="000330EB">
      <w:pPr>
        <w:pStyle w:val="NormalWeb"/>
        <w:rPr>
          <w:lang w:val="en-US"/>
        </w:rPr>
      </w:pPr>
      <w:r w:rsidRPr="005A1891">
        <w:rPr>
          <w:noProof/>
          <w:sz w:val="22"/>
          <w:szCs w:val="22"/>
          <w:lang w:val="en-US"/>
          <w14:ligatures w14:val="standardContextual"/>
        </w:rPr>
        <w:drawing>
          <wp:anchor distT="0" distB="0" distL="114300" distR="114300" simplePos="0" relativeHeight="251658244" behindDoc="0" locked="0" layoutInCell="1" allowOverlap="1" wp14:anchorId="1A9F6635" wp14:editId="3F793FEB">
            <wp:simplePos x="0" y="0"/>
            <wp:positionH relativeFrom="margin">
              <wp:posOffset>-36830</wp:posOffset>
            </wp:positionH>
            <wp:positionV relativeFrom="paragraph">
              <wp:posOffset>864870</wp:posOffset>
            </wp:positionV>
            <wp:extent cx="5742305" cy="2802255"/>
            <wp:effectExtent l="0" t="0" r="0" b="0"/>
            <wp:wrapTopAndBottom/>
            <wp:docPr id="1202118941" name="Image 1" descr="Une image contenant Visage humain, habits,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8941" name="Image 1" descr="Une image contenant Visage humain, habits, personne, homm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2305" cy="2802255"/>
                    </a:xfrm>
                    <a:prstGeom prst="rect">
                      <a:avLst/>
                    </a:prstGeom>
                  </pic:spPr>
                </pic:pic>
              </a:graphicData>
            </a:graphic>
            <wp14:sizeRelH relativeFrom="margin">
              <wp14:pctWidth>0</wp14:pctWidth>
            </wp14:sizeRelH>
            <wp14:sizeRelV relativeFrom="margin">
              <wp14:pctHeight>0</wp14:pctHeight>
            </wp14:sizeRelV>
          </wp:anchor>
        </w:drawing>
      </w:r>
      <w:r w:rsidR="00D4309C" w:rsidRPr="005A1891">
        <w:rPr>
          <w:sz w:val="22"/>
          <w:szCs w:val="22"/>
          <w:lang w:val="en-US"/>
        </w:rPr>
        <w:t>Moreover</w:t>
      </w:r>
      <w:r w:rsidR="000F420C" w:rsidRPr="005A1891">
        <w:rPr>
          <w:sz w:val="22"/>
          <w:szCs w:val="22"/>
          <w:lang w:val="en-US"/>
        </w:rPr>
        <w:t xml:space="preserve">, I also had the opportunity to participate in various seminars, both for new arrivals and expertise, linked to the circle I belong to. Among them, the seminar on </w:t>
      </w:r>
      <w:r w:rsidR="02AE850C" w:rsidRPr="005A1891">
        <w:rPr>
          <w:sz w:val="22"/>
          <w:szCs w:val="22"/>
          <w:lang w:val="en-US"/>
        </w:rPr>
        <w:t>"La fresque du climat”</w:t>
      </w:r>
      <w:r w:rsidR="000F420C" w:rsidRPr="005A1891">
        <w:rPr>
          <w:sz w:val="22"/>
          <w:szCs w:val="22"/>
          <w:lang w:val="en-US"/>
        </w:rPr>
        <w:t xml:space="preserve"> particularly impressed me. I find this topic crucial because it is at the </w:t>
      </w:r>
      <w:r w:rsidR="002E0627" w:rsidRPr="005A1891">
        <w:rPr>
          <w:noProof/>
          <w:sz w:val="22"/>
          <w:szCs w:val="22"/>
        </w:rPr>
        <mc:AlternateContent>
          <mc:Choice Requires="wps">
            <w:drawing>
              <wp:anchor distT="0" distB="0" distL="114300" distR="114300" simplePos="0" relativeHeight="251658250" behindDoc="0" locked="0" layoutInCell="1" allowOverlap="1" wp14:anchorId="62B3F419" wp14:editId="2E26DA38">
                <wp:simplePos x="0" y="0"/>
                <wp:positionH relativeFrom="column">
                  <wp:posOffset>-24130</wp:posOffset>
                </wp:positionH>
                <wp:positionV relativeFrom="paragraph">
                  <wp:posOffset>3759835</wp:posOffset>
                </wp:positionV>
                <wp:extent cx="5438775" cy="635"/>
                <wp:effectExtent l="0" t="0" r="0" b="0"/>
                <wp:wrapTopAndBottom/>
                <wp:docPr id="1922705155"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F4C4ACF" w14:textId="3B24D396" w:rsidR="002E0627" w:rsidRPr="00E57556" w:rsidRDefault="002E0627" w:rsidP="002E0627">
                            <w:pPr>
                              <w:pStyle w:val="Caption"/>
                              <w:rPr>
                                <w:rFonts w:ascii="Times New Roman" w:eastAsia="Times New Roman" w:hAnsi="Times New Roman" w:cs="Times New Roman"/>
                                <w:kern w:val="0"/>
                                <w:lang w:val="en-US"/>
                                <w14:ligatures w14:val="none"/>
                              </w:rPr>
                            </w:pPr>
                            <w:r>
                              <w:t xml:space="preserve">                                                                                                </w:t>
                            </w:r>
                            <w:bookmarkStart w:id="15" w:name="_Toc171435375"/>
                            <w:r>
                              <w:t xml:space="preserve">Figure </w:t>
                            </w:r>
                            <w:r>
                              <w:fldChar w:fldCharType="begin"/>
                            </w:r>
                            <w:r>
                              <w:instrText xml:space="preserve"> SEQ Figure \* ARABIC </w:instrText>
                            </w:r>
                            <w:r>
                              <w:fldChar w:fldCharType="separate"/>
                            </w:r>
                            <w:r w:rsidR="00717C41">
                              <w:rPr>
                                <w:noProof/>
                              </w:rPr>
                              <w:t>3</w:t>
                            </w:r>
                            <w:r>
                              <w:fldChar w:fldCharType="end"/>
                            </w:r>
                            <w:r>
                              <w:t>: Clim'A6</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3F419" id="_x0000_s1028" type="#_x0000_t202" style="position:absolute;margin-left:-1.9pt;margin-top:296.05pt;width:428.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gGwIAAD8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OPl/d3tzMOJMUu76axR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" stroked="f">
                <v:textbox style="mso-fit-shape-to-text:t" inset="0,0,0,0">
                  <w:txbxContent>
                    <w:p w14:paraId="5F4C4ACF" w14:textId="3B24D396" w:rsidR="002E0627" w:rsidRPr="00E57556" w:rsidRDefault="002E0627" w:rsidP="002E0627">
                      <w:pPr>
                        <w:pStyle w:val="Caption"/>
                        <w:rPr>
                          <w:rFonts w:ascii="Times New Roman" w:eastAsia="Times New Roman" w:hAnsi="Times New Roman" w:cs="Times New Roman"/>
                          <w:kern w:val="0"/>
                          <w:lang w:val="en-US"/>
                          <w14:ligatures w14:val="none"/>
                        </w:rPr>
                      </w:pPr>
                      <w:r>
                        <w:t xml:space="preserve">                                                                                                </w:t>
                      </w:r>
                      <w:bookmarkStart w:id="16" w:name="_Toc171435375"/>
                      <w:r>
                        <w:t xml:space="preserve">Figure </w:t>
                      </w:r>
                      <w:r>
                        <w:fldChar w:fldCharType="begin"/>
                      </w:r>
                      <w:r>
                        <w:instrText xml:space="preserve"> SEQ Figure \* ARABIC </w:instrText>
                      </w:r>
                      <w:r>
                        <w:fldChar w:fldCharType="separate"/>
                      </w:r>
                      <w:r w:rsidR="00717C41">
                        <w:rPr>
                          <w:noProof/>
                        </w:rPr>
                        <w:t>3</w:t>
                      </w:r>
                      <w:r>
                        <w:fldChar w:fldCharType="end"/>
                      </w:r>
                      <w:r>
                        <w:t>: Clim'A6</w:t>
                      </w:r>
                      <w:bookmarkEnd w:id="16"/>
                    </w:p>
                  </w:txbxContent>
                </v:textbox>
                <w10:wrap type="topAndBottom"/>
              </v:shape>
            </w:pict>
          </mc:Fallback>
        </mc:AlternateContent>
      </w:r>
      <w:r w:rsidR="000F420C" w:rsidRPr="005A1891">
        <w:rPr>
          <w:sz w:val="22"/>
          <w:szCs w:val="22"/>
          <w:lang w:val="en-US"/>
        </w:rPr>
        <w:t>heart of current social</w:t>
      </w:r>
      <w:r w:rsidR="000F420C" w:rsidRPr="001B318C">
        <w:rPr>
          <w:sz w:val="22"/>
          <w:szCs w:val="22"/>
          <w:lang w:val="en-US"/>
        </w:rPr>
        <w:t xml:space="preserve"> issues and</w:t>
      </w:r>
      <w:r>
        <w:rPr>
          <w:sz w:val="22"/>
          <w:szCs w:val="22"/>
          <w:lang w:val="en-US"/>
        </w:rPr>
        <w:t xml:space="preserve"> </w:t>
      </w:r>
      <w:r w:rsidR="000F420C" w:rsidRPr="001B318C">
        <w:rPr>
          <w:sz w:val="22"/>
          <w:szCs w:val="22"/>
          <w:lang w:val="en-US"/>
        </w:rPr>
        <w:t xml:space="preserve">is very important </w:t>
      </w:r>
      <w:r w:rsidR="00DF12C3" w:rsidRPr="001B318C">
        <w:rPr>
          <w:sz w:val="22"/>
          <w:szCs w:val="22"/>
          <w:lang w:val="en-US"/>
        </w:rPr>
        <w:t>today</w:t>
      </w:r>
      <w:r w:rsidR="000F420C" w:rsidRPr="001B318C">
        <w:rPr>
          <w:sz w:val="22"/>
          <w:szCs w:val="22"/>
          <w:lang w:val="en-US"/>
        </w:rPr>
        <w:t>.</w:t>
      </w:r>
    </w:p>
    <w:p w14:paraId="1980F9FC" w14:textId="041AEEC2" w:rsidR="000F420C" w:rsidRDefault="000F420C" w:rsidP="002E0627">
      <w:pPr>
        <w:pStyle w:val="NormalWeb"/>
        <w:rPr>
          <w:lang w:val="en-US"/>
        </w:rPr>
      </w:pPr>
    </w:p>
    <w:p w14:paraId="1B851D26" w14:textId="1BBAA6D0" w:rsidR="00443D2D" w:rsidRDefault="006A62D3" w:rsidP="008563B1">
      <w:pPr>
        <w:pStyle w:val="NormalWeb"/>
        <w:rPr>
          <w:lang w:val="en-US"/>
        </w:rPr>
      </w:pPr>
      <w:r>
        <w:rPr>
          <w:noProof/>
          <w:lang w:val="en-US"/>
          <w14:ligatures w14:val="standardContextual"/>
        </w:rPr>
        <w:drawing>
          <wp:anchor distT="0" distB="0" distL="114300" distR="114300" simplePos="0" relativeHeight="251658245" behindDoc="0" locked="0" layoutInCell="1" allowOverlap="1" wp14:anchorId="256F8AA7" wp14:editId="6C2F47E7">
            <wp:simplePos x="0" y="0"/>
            <wp:positionH relativeFrom="margin">
              <wp:posOffset>29845</wp:posOffset>
            </wp:positionH>
            <wp:positionV relativeFrom="paragraph">
              <wp:posOffset>570865</wp:posOffset>
            </wp:positionV>
            <wp:extent cx="2096135" cy="2462530"/>
            <wp:effectExtent l="0" t="0" r="0" b="0"/>
            <wp:wrapTopAndBottom/>
            <wp:docPr id="777375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75273"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6135" cy="24625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14:ligatures w14:val="standardContextual"/>
        </w:rPr>
        <w:drawing>
          <wp:anchor distT="0" distB="0" distL="114300" distR="114300" simplePos="0" relativeHeight="251658246" behindDoc="1" locked="0" layoutInCell="1" allowOverlap="1" wp14:anchorId="07BD7B99" wp14:editId="629E40F8">
            <wp:simplePos x="0" y="0"/>
            <wp:positionH relativeFrom="margin">
              <wp:posOffset>2122856</wp:posOffset>
            </wp:positionH>
            <wp:positionV relativeFrom="paragraph">
              <wp:posOffset>571380</wp:posOffset>
            </wp:positionV>
            <wp:extent cx="3617894" cy="2462530"/>
            <wp:effectExtent l="0" t="0" r="1905" b="0"/>
            <wp:wrapNone/>
            <wp:docPr id="1312478227" name="Image 3" descr="Une image contenant habits, personne, text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8227" name="Image 3" descr="Une image contenant habits, personne, texte, ho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1183" cy="2464769"/>
                    </a:xfrm>
                    <a:prstGeom prst="rect">
                      <a:avLst/>
                    </a:prstGeom>
                  </pic:spPr>
                </pic:pic>
              </a:graphicData>
            </a:graphic>
            <wp14:sizeRelH relativeFrom="margin">
              <wp14:pctWidth>0</wp14:pctWidth>
            </wp14:sizeRelH>
            <wp14:sizeRelV relativeFrom="margin">
              <wp14:pctHeight>0</wp14:pctHeight>
            </wp14:sizeRelV>
          </wp:anchor>
        </w:drawing>
      </w:r>
      <w:r w:rsidR="002B05F5">
        <w:rPr>
          <w:noProof/>
        </w:rPr>
        <mc:AlternateContent>
          <mc:Choice Requires="wps">
            <w:drawing>
              <wp:anchor distT="0" distB="0" distL="114300" distR="114300" simplePos="0" relativeHeight="251658251" behindDoc="1" locked="0" layoutInCell="1" allowOverlap="1" wp14:anchorId="547DE115" wp14:editId="75829AEE">
                <wp:simplePos x="0" y="0"/>
                <wp:positionH relativeFrom="column">
                  <wp:posOffset>2201545</wp:posOffset>
                </wp:positionH>
                <wp:positionV relativeFrom="paragraph">
                  <wp:posOffset>3173730</wp:posOffset>
                </wp:positionV>
                <wp:extent cx="3830320" cy="635"/>
                <wp:effectExtent l="0" t="0" r="0" b="0"/>
                <wp:wrapNone/>
                <wp:docPr id="1629604471" name="Text Box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14:paraId="1DC2FA60" w14:textId="6E58E3C7" w:rsidR="002B05F5" w:rsidRPr="004E75FD" w:rsidRDefault="002B05F5" w:rsidP="002B05F5">
                            <w:pPr>
                              <w:pStyle w:val="Caption"/>
                              <w:rPr>
                                <w:rFonts w:ascii="Times New Roman" w:eastAsia="Times New Roman" w:hAnsi="Times New Roman" w:cs="Times New Roman"/>
                                <w:noProof/>
                                <w:kern w:val="0"/>
                                <w:lang w:val="en-US"/>
                              </w:rPr>
                            </w:pPr>
                            <w:bookmarkStart w:id="17" w:name="_Toc171435376"/>
                            <w:r>
                              <w:t xml:space="preserve">Figure </w:t>
                            </w:r>
                            <w:r>
                              <w:fldChar w:fldCharType="begin"/>
                            </w:r>
                            <w:r>
                              <w:instrText xml:space="preserve"> SEQ Figure \* ARABIC </w:instrText>
                            </w:r>
                            <w:r>
                              <w:fldChar w:fldCharType="separate"/>
                            </w:r>
                            <w:r w:rsidR="00717C41">
                              <w:rPr>
                                <w:noProof/>
                              </w:rPr>
                              <w:t>4</w:t>
                            </w:r>
                            <w:r>
                              <w:fldChar w:fldCharType="end"/>
                            </w:r>
                            <w:r>
                              <w:t>: Output Teratec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DE115" id="_x0000_s1029" type="#_x0000_t202" style="position:absolute;margin-left:173.35pt;margin-top:249.9pt;width:301.6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OeGQIAAD8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" stroked="f">
                <v:textbox style="mso-fit-shape-to-text:t" inset="0,0,0,0">
                  <w:txbxContent>
                    <w:p w14:paraId="1DC2FA60" w14:textId="6E58E3C7" w:rsidR="002B05F5" w:rsidRPr="004E75FD" w:rsidRDefault="002B05F5" w:rsidP="002B05F5">
                      <w:pPr>
                        <w:pStyle w:val="Caption"/>
                        <w:rPr>
                          <w:rFonts w:ascii="Times New Roman" w:eastAsia="Times New Roman" w:hAnsi="Times New Roman" w:cs="Times New Roman"/>
                          <w:noProof/>
                          <w:kern w:val="0"/>
                          <w:lang w:val="en-US"/>
                        </w:rPr>
                      </w:pPr>
                      <w:bookmarkStart w:id="18" w:name="_Toc171435376"/>
                      <w:r>
                        <w:t xml:space="preserve">Figure </w:t>
                      </w:r>
                      <w:r>
                        <w:fldChar w:fldCharType="begin"/>
                      </w:r>
                      <w:r>
                        <w:instrText xml:space="preserve"> SEQ Figure \* ARABIC </w:instrText>
                      </w:r>
                      <w:r>
                        <w:fldChar w:fldCharType="separate"/>
                      </w:r>
                      <w:r w:rsidR="00717C41">
                        <w:rPr>
                          <w:noProof/>
                        </w:rPr>
                        <w:t>4</w:t>
                      </w:r>
                      <w:r>
                        <w:fldChar w:fldCharType="end"/>
                      </w:r>
                      <w:r>
                        <w:t>: Output Teratec</w:t>
                      </w:r>
                      <w:bookmarkEnd w:id="18"/>
                    </w:p>
                  </w:txbxContent>
                </v:textbox>
              </v:shape>
            </w:pict>
          </mc:Fallback>
        </mc:AlternateContent>
      </w:r>
      <w:r w:rsidR="000F420C" w:rsidRPr="001B318C">
        <w:rPr>
          <w:sz w:val="22"/>
          <w:szCs w:val="22"/>
          <w:lang w:val="en-US"/>
        </w:rPr>
        <w:t xml:space="preserve">Additionally, I had the </w:t>
      </w:r>
      <w:r w:rsidR="0032275B">
        <w:rPr>
          <w:sz w:val="22"/>
          <w:szCs w:val="22"/>
          <w:lang w:val="en-US"/>
        </w:rPr>
        <w:t>opportunity</w:t>
      </w:r>
      <w:r w:rsidR="0032275B" w:rsidRPr="001B318C">
        <w:rPr>
          <w:sz w:val="22"/>
          <w:szCs w:val="22"/>
          <w:lang w:val="en-US"/>
        </w:rPr>
        <w:t xml:space="preserve"> </w:t>
      </w:r>
      <w:r w:rsidR="000F420C" w:rsidRPr="001B318C">
        <w:rPr>
          <w:sz w:val="22"/>
          <w:szCs w:val="22"/>
          <w:lang w:val="en-US"/>
        </w:rPr>
        <w:t xml:space="preserve">to attend two company </w:t>
      </w:r>
      <w:r w:rsidR="1136CD04" w:rsidRPr="001B318C">
        <w:rPr>
          <w:sz w:val="22"/>
          <w:szCs w:val="22"/>
          <w:lang w:val="en-US"/>
        </w:rPr>
        <w:t xml:space="preserve">external </w:t>
      </w:r>
      <w:r w:rsidR="00DD047A" w:rsidRPr="001B318C">
        <w:rPr>
          <w:sz w:val="22"/>
          <w:szCs w:val="22"/>
          <w:lang w:val="en-US"/>
        </w:rPr>
        <w:t>activities</w:t>
      </w:r>
      <w:r w:rsidR="000F420C" w:rsidRPr="001B318C">
        <w:rPr>
          <w:sz w:val="22"/>
          <w:szCs w:val="22"/>
          <w:lang w:val="en-US"/>
        </w:rPr>
        <w:t>: first, to</w:t>
      </w:r>
      <w:r w:rsidR="49D71684" w:rsidRPr="001B318C">
        <w:rPr>
          <w:sz w:val="22"/>
          <w:szCs w:val="22"/>
          <w:lang w:val="en-US"/>
        </w:rPr>
        <w:t xml:space="preserve"> assist to the forum</w:t>
      </w:r>
      <w:r w:rsidR="000F420C" w:rsidRPr="001B318C">
        <w:rPr>
          <w:sz w:val="22"/>
          <w:szCs w:val="22"/>
          <w:lang w:val="en-US"/>
        </w:rPr>
        <w:t xml:space="preserve"> Teratec 24</w:t>
      </w:r>
      <w:r w:rsidR="4810EA9C" w:rsidRPr="001B318C">
        <w:rPr>
          <w:sz w:val="22"/>
          <w:szCs w:val="22"/>
          <w:lang w:val="en-US"/>
        </w:rPr>
        <w:t xml:space="preserve">, dedicated to the </w:t>
      </w:r>
      <w:r w:rsidR="00C02CEA" w:rsidRPr="001B318C">
        <w:rPr>
          <w:sz w:val="22"/>
          <w:szCs w:val="22"/>
          <w:lang w:val="en-US"/>
        </w:rPr>
        <w:t>French</w:t>
      </w:r>
      <w:r w:rsidR="4810EA9C" w:rsidRPr="001B318C">
        <w:rPr>
          <w:sz w:val="22"/>
          <w:szCs w:val="22"/>
          <w:lang w:val="en-US"/>
        </w:rPr>
        <w:t xml:space="preserve"> HPC communities. I went there</w:t>
      </w:r>
      <w:r w:rsidR="00810E2A" w:rsidRPr="001B318C">
        <w:rPr>
          <w:sz w:val="22"/>
          <w:szCs w:val="22"/>
          <w:lang w:val="en-US"/>
        </w:rPr>
        <w:t xml:space="preserve"> with </w:t>
      </w:r>
      <w:r w:rsidR="161DE29C" w:rsidRPr="001B318C">
        <w:rPr>
          <w:sz w:val="22"/>
          <w:szCs w:val="22"/>
          <w:lang w:val="en-US"/>
        </w:rPr>
        <w:t>the</w:t>
      </w:r>
      <w:r w:rsidR="00810E2A">
        <w:rPr>
          <w:lang w:val="en-US"/>
        </w:rPr>
        <w:t xml:space="preserve"> </w:t>
      </w:r>
      <w:r w:rsidR="00810E2A" w:rsidRPr="001B318C">
        <w:rPr>
          <w:sz w:val="22"/>
          <w:szCs w:val="22"/>
          <w:lang w:val="en-US"/>
        </w:rPr>
        <w:t>ArmoniK team w</w:t>
      </w:r>
      <w:r w:rsidR="45EED5C0" w:rsidRPr="001B318C">
        <w:rPr>
          <w:sz w:val="22"/>
          <w:szCs w:val="22"/>
          <w:lang w:val="en-US"/>
        </w:rPr>
        <w:t>h</w:t>
      </w:r>
      <w:r w:rsidR="00810E2A" w:rsidRPr="001B318C">
        <w:rPr>
          <w:sz w:val="22"/>
          <w:szCs w:val="22"/>
          <w:lang w:val="en-US"/>
        </w:rPr>
        <w:t xml:space="preserve">ich I belong </w:t>
      </w:r>
      <w:r w:rsidR="00D65995" w:rsidRPr="001B318C">
        <w:rPr>
          <w:sz w:val="22"/>
          <w:szCs w:val="22"/>
          <w:lang w:val="en-US"/>
        </w:rPr>
        <w:t>to,</w:t>
      </w:r>
      <w:r w:rsidR="00D65995" w:rsidRPr="000F420C">
        <w:rPr>
          <w:lang w:val="en-US"/>
        </w:rPr>
        <w:t xml:space="preserve"> </w:t>
      </w:r>
      <w:r w:rsidR="00D65995">
        <w:rPr>
          <w:lang w:val="en-US"/>
        </w:rPr>
        <w:t xml:space="preserve"> </w:t>
      </w:r>
      <w:r w:rsidR="008563B1">
        <w:rPr>
          <w:lang w:val="en-US"/>
        </w:rPr>
        <w:t xml:space="preserve">                          </w:t>
      </w:r>
      <w:r w:rsidR="006144AE">
        <w:rPr>
          <w:lang w:val="en-US"/>
        </w:rPr>
        <w:t xml:space="preserve">        </w:t>
      </w:r>
      <w:r w:rsidR="008563B1">
        <w:rPr>
          <w:lang w:val="en-US"/>
        </w:rPr>
        <w:t xml:space="preserve"> </w:t>
      </w:r>
    </w:p>
    <w:p w14:paraId="36FA5403" w14:textId="5CAC62D5" w:rsidR="000F420C" w:rsidRDefault="000F420C" w:rsidP="000330EB">
      <w:pPr>
        <w:pStyle w:val="NormalWeb"/>
        <w:rPr>
          <w:lang w:val="en-US"/>
        </w:rPr>
      </w:pPr>
    </w:p>
    <w:p w14:paraId="7316B36E" w14:textId="77777777" w:rsidR="00472FC6" w:rsidRDefault="00472FC6" w:rsidP="000330EB">
      <w:pPr>
        <w:pStyle w:val="NormalWeb"/>
        <w:rPr>
          <w:lang w:val="en-US"/>
        </w:rPr>
      </w:pPr>
    </w:p>
    <w:p w14:paraId="2490B923" w14:textId="3F6E261D" w:rsidR="00160DD1" w:rsidRPr="00E91428" w:rsidRDefault="000F420C" w:rsidP="00081E0D">
      <w:pPr>
        <w:pStyle w:val="NormalWeb"/>
        <w:keepNext/>
        <w:jc w:val="center"/>
        <w:rPr>
          <w:lang w:val="en-US"/>
        </w:rPr>
      </w:pPr>
      <w:r w:rsidRPr="001B318C">
        <w:rPr>
          <w:sz w:val="22"/>
          <w:szCs w:val="22"/>
          <w:lang w:val="en-US"/>
        </w:rPr>
        <w:lastRenderedPageBreak/>
        <w:t xml:space="preserve">and secondly, the </w:t>
      </w:r>
      <w:r w:rsidR="31E5FCCD" w:rsidRPr="001B318C">
        <w:rPr>
          <w:sz w:val="22"/>
          <w:szCs w:val="22"/>
          <w:lang w:val="en-US"/>
        </w:rPr>
        <w:t xml:space="preserve">celebration </w:t>
      </w:r>
      <w:r w:rsidR="006F0E37" w:rsidRPr="001B318C">
        <w:rPr>
          <w:sz w:val="22"/>
          <w:szCs w:val="22"/>
          <w:lang w:val="en-US"/>
        </w:rPr>
        <w:t>of ANEO’s</w:t>
      </w:r>
      <w:r w:rsidRPr="001B318C">
        <w:rPr>
          <w:sz w:val="22"/>
          <w:szCs w:val="22"/>
          <w:lang w:val="en-US"/>
        </w:rPr>
        <w:t xml:space="preserve"> anniversary.</w:t>
      </w:r>
      <w:r w:rsidRPr="006914BF">
        <w:rPr>
          <w:lang w:val="en-US"/>
        </w:rPr>
        <w:br/>
      </w:r>
      <w:r w:rsidRPr="006914BF">
        <w:rPr>
          <w:lang w:val="en-US"/>
        </w:rPr>
        <w:br/>
      </w:r>
      <w:r w:rsidR="00472FC6">
        <w:rPr>
          <w:noProof/>
        </w:rPr>
        <w:drawing>
          <wp:inline distT="0" distB="0" distL="0" distR="0" wp14:anchorId="70B2C153" wp14:editId="7A2CD410">
            <wp:extent cx="4888041" cy="3045460"/>
            <wp:effectExtent l="0" t="0" r="8255" b="2540"/>
            <wp:docPr id="1330718443" name="Image 4" descr="Une image contenant ciel, nuage, plein air, pers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8041" cy="3045460"/>
                    </a:xfrm>
                    <a:prstGeom prst="rect">
                      <a:avLst/>
                    </a:prstGeom>
                  </pic:spPr>
                </pic:pic>
              </a:graphicData>
            </a:graphic>
          </wp:inline>
        </w:drawing>
      </w:r>
    </w:p>
    <w:p w14:paraId="226A76EC" w14:textId="0AEB1D72" w:rsidR="00443D2D" w:rsidRDefault="00160DD1" w:rsidP="00081E0D">
      <w:pPr>
        <w:pStyle w:val="Caption"/>
        <w:jc w:val="center"/>
        <w:rPr>
          <w:lang w:val="en-US"/>
        </w:rPr>
      </w:pPr>
      <w:bookmarkStart w:id="19" w:name="_Toc171435377"/>
      <w:r>
        <w:t xml:space="preserve">Figure </w:t>
      </w:r>
      <w:r>
        <w:fldChar w:fldCharType="begin"/>
      </w:r>
      <w:r>
        <w:instrText xml:space="preserve"> SEQ Figure \* ARABIC </w:instrText>
      </w:r>
      <w:r>
        <w:fldChar w:fldCharType="separate"/>
      </w:r>
      <w:r w:rsidR="00717C41">
        <w:rPr>
          <w:noProof/>
        </w:rPr>
        <w:t>5</w:t>
      </w:r>
      <w:r>
        <w:fldChar w:fldCharType="end"/>
      </w:r>
      <w:r>
        <w:t>: ANEO</w:t>
      </w:r>
      <w:r w:rsidR="00E96451">
        <w:t>’s a</w:t>
      </w:r>
      <w:r w:rsidR="00A94C4F">
        <w:t>niver</w:t>
      </w:r>
      <w:r w:rsidR="007F3D8D">
        <w:t>sary</w:t>
      </w:r>
      <w:bookmarkEnd w:id="19"/>
    </w:p>
    <w:p w14:paraId="6D48F1A0" w14:textId="77777777" w:rsidR="00443D2D" w:rsidRPr="00443D2D" w:rsidRDefault="00443D2D" w:rsidP="00443D2D">
      <w:pPr>
        <w:pStyle w:val="NormalWeb"/>
        <w:rPr>
          <w:color w:val="262626" w:themeColor="text1" w:themeTint="D9"/>
          <w:sz w:val="22"/>
          <w:szCs w:val="22"/>
          <w:lang w:val="en-US"/>
        </w:rPr>
      </w:pPr>
    </w:p>
    <w:p w14:paraId="6B0DF3C3" w14:textId="1019452A" w:rsidR="00562D6A" w:rsidRPr="006824C6" w:rsidRDefault="00562D6A" w:rsidP="006824C6">
      <w:pPr>
        <w:pStyle w:val="Heading2"/>
        <w:numPr>
          <w:ilvl w:val="0"/>
          <w:numId w:val="7"/>
        </w:numPr>
        <w:rPr>
          <w:lang w:val="en-US"/>
        </w:rPr>
      </w:pPr>
      <w:bookmarkStart w:id="20" w:name="_Toc171521501"/>
      <w:r w:rsidRPr="006824C6">
        <w:t xml:space="preserve">Living and </w:t>
      </w:r>
      <w:r w:rsidRPr="000330EB">
        <w:rPr>
          <w:lang w:val="en-US"/>
        </w:rPr>
        <w:t>Working</w:t>
      </w:r>
      <w:r w:rsidRPr="006824C6">
        <w:t xml:space="preserve"> </w:t>
      </w:r>
      <w:r w:rsidRPr="00E74B36">
        <w:rPr>
          <w:lang w:val="en-US"/>
        </w:rPr>
        <w:t>Environment</w:t>
      </w:r>
      <w:bookmarkEnd w:id="20"/>
    </w:p>
    <w:p w14:paraId="75D6D053" w14:textId="5B121DC9" w:rsidR="00EA3C33" w:rsidRPr="005400C4" w:rsidRDefault="005400C4" w:rsidP="0060670B">
      <w:pPr>
        <w:pStyle w:val="NormalWeb"/>
        <w:rPr>
          <w:lang w:val="en-US"/>
        </w:rPr>
      </w:pPr>
      <w:r w:rsidRPr="00A045F2">
        <w:rPr>
          <w:sz w:val="22"/>
          <w:szCs w:val="22"/>
          <w:lang w:val="en-US"/>
        </w:rPr>
        <w:t>ANEO is not just about the events it organizes for its employees. Other elements help to mix social circles, like the office layout and a system very similar to what you can find in most higher education institutions</w:t>
      </w:r>
      <w:r w:rsidRPr="005400C4">
        <w:rPr>
          <w:lang w:val="en-US"/>
        </w:rPr>
        <w:t>.</w:t>
      </w:r>
    </w:p>
    <w:p w14:paraId="7C09FC8A" w14:textId="69E3BE11" w:rsidR="00650D67" w:rsidRPr="008B21F4" w:rsidRDefault="002738EC" w:rsidP="00E53E71">
      <w:pPr>
        <w:pStyle w:val="Heading3"/>
        <w:numPr>
          <w:ilvl w:val="0"/>
          <w:numId w:val="12"/>
        </w:numPr>
        <w:rPr>
          <w:lang w:val="en-US"/>
        </w:rPr>
      </w:pPr>
      <w:bookmarkStart w:id="21" w:name="_Toc171521502"/>
      <w:r w:rsidRPr="008B21F4">
        <w:rPr>
          <w:lang w:val="en-US"/>
        </w:rPr>
        <w:t>ANEO’s</w:t>
      </w:r>
      <w:r w:rsidR="00F56EE3" w:rsidRPr="008B21F4">
        <w:rPr>
          <w:lang w:val="en-US"/>
        </w:rPr>
        <w:t xml:space="preserve"> Offices - Dynamic Spaces</w:t>
      </w:r>
      <w:bookmarkEnd w:id="21"/>
    </w:p>
    <w:p w14:paraId="36AB70F4" w14:textId="454FC51B" w:rsidR="00810E2A" w:rsidRPr="00810E2A" w:rsidRDefault="0098400C" w:rsidP="00810E2A">
      <w:pPr>
        <w:rPr>
          <w:rFonts w:ascii="Times New Roman" w:hAnsi="Times New Roman" w:cs="Times New Roman"/>
          <w:sz w:val="22"/>
          <w:szCs w:val="22"/>
          <w:lang w:val="en-US"/>
        </w:rPr>
      </w:pPr>
      <w:r w:rsidRPr="15E9EE4B">
        <w:rPr>
          <w:rFonts w:ascii="Times New Roman" w:hAnsi="Times New Roman" w:cs="Times New Roman"/>
          <w:sz w:val="22"/>
          <w:szCs w:val="22"/>
          <w:lang w:val="en-US"/>
        </w:rPr>
        <w:t xml:space="preserve">ANEO's offices in Boulogne-Billancourt are organized in a unique way, expanding upon the principles of open space. They operate on a flex-office basis, meaning no seats are reserved for anyone. Of course, the executive team and employees working with sensitive data have assigned seats exceptionally. Apart from these, anyone can choose any seat, change their habits for a week or a month, and most importantly, sit next to people working in different fields. This blend is a strong reflection of ANEO's </w:t>
      </w:r>
      <w:r w:rsidR="00443D2D" w:rsidRPr="15E9EE4B">
        <w:rPr>
          <w:rFonts w:ascii="Times New Roman" w:hAnsi="Times New Roman" w:cs="Times New Roman"/>
          <w:sz w:val="22"/>
          <w:szCs w:val="22"/>
          <w:lang w:val="en-US"/>
        </w:rPr>
        <w:t>identity</w:t>
      </w:r>
      <w:r w:rsidR="00F544B7" w:rsidRPr="15E9EE4B">
        <w:rPr>
          <w:rFonts w:ascii="Times New Roman" w:hAnsi="Times New Roman" w:cs="Times New Roman"/>
          <w:sz w:val="22"/>
          <w:szCs w:val="22"/>
          <w:lang w:val="en-US"/>
        </w:rPr>
        <w:t>.</w:t>
      </w:r>
    </w:p>
    <w:p w14:paraId="45797C39" w14:textId="21199E78" w:rsidR="0098400C" w:rsidRDefault="0098400C" w:rsidP="0098400C">
      <w:pPr>
        <w:pStyle w:val="NormalWeb"/>
        <w:rPr>
          <w:sz w:val="22"/>
          <w:szCs w:val="22"/>
          <w:lang w:val="en-US"/>
        </w:rPr>
      </w:pPr>
      <w:r w:rsidRPr="00A045F2">
        <w:rPr>
          <w:sz w:val="22"/>
          <w:szCs w:val="22"/>
          <w:lang w:val="en-US"/>
        </w:rPr>
        <w:t xml:space="preserve">Colors are also a part of ANEO's identity, and this is evident in the meeting rooms throughout the premises. </w:t>
      </w:r>
      <w:r w:rsidR="004A3E80" w:rsidRPr="00A045F2">
        <w:rPr>
          <w:sz w:val="22"/>
          <w:szCs w:val="22"/>
          <w:lang w:val="en-US"/>
        </w:rPr>
        <w:t>E</w:t>
      </w:r>
      <w:r w:rsidRPr="00A045F2">
        <w:rPr>
          <w:sz w:val="22"/>
          <w:szCs w:val="22"/>
          <w:lang w:val="en-US"/>
        </w:rPr>
        <w:t xml:space="preserve">ach meeting room is associated with a specific color. </w:t>
      </w:r>
    </w:p>
    <w:p w14:paraId="4F3B1165" w14:textId="77777777" w:rsidR="005B24EF" w:rsidRDefault="00810E2A" w:rsidP="00903AE3">
      <w:pPr>
        <w:pStyle w:val="NormalWeb"/>
        <w:keepNext/>
        <w:jc w:val="center"/>
      </w:pPr>
      <w:r>
        <w:rPr>
          <w:noProof/>
          <w:sz w:val="22"/>
          <w:szCs w:val="22"/>
          <w:lang w:val="en-US"/>
          <w14:ligatures w14:val="standardContextual"/>
        </w:rPr>
        <w:lastRenderedPageBreak/>
        <w:drawing>
          <wp:inline distT="0" distB="0" distL="0" distR="0" wp14:anchorId="6CA0066C" wp14:editId="439F3157">
            <wp:extent cx="4921503" cy="2216264"/>
            <wp:effectExtent l="0" t="0" r="0" b="0"/>
            <wp:docPr id="1375526600" name="Image 8" descr="Une image contenant fenêtre, intérieur, meubles,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26600" name="Image 8" descr="Une image contenant fenêtre, intérieur, meubles, plafond&#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21503" cy="2216264"/>
                    </a:xfrm>
                    <a:prstGeom prst="rect">
                      <a:avLst/>
                    </a:prstGeom>
                  </pic:spPr>
                </pic:pic>
              </a:graphicData>
            </a:graphic>
          </wp:inline>
        </w:drawing>
      </w:r>
    </w:p>
    <w:p w14:paraId="0FEAB2AB" w14:textId="7C48BBB8" w:rsidR="00810E2A" w:rsidRPr="00A045F2" w:rsidRDefault="00903AE3" w:rsidP="00903AE3">
      <w:pPr>
        <w:pStyle w:val="Caption"/>
        <w:ind w:left="2124" w:firstLine="708"/>
        <w:rPr>
          <w:sz w:val="22"/>
          <w:szCs w:val="22"/>
          <w:lang w:val="en-US"/>
        </w:rPr>
      </w:pPr>
      <w:bookmarkStart w:id="22" w:name="_Toc171435378"/>
      <w:r>
        <w:t xml:space="preserve">                        </w:t>
      </w:r>
      <w:r w:rsidR="005B24EF">
        <w:t xml:space="preserve">Figure </w:t>
      </w:r>
      <w:r w:rsidR="005B24EF">
        <w:fldChar w:fldCharType="begin"/>
      </w:r>
      <w:r w:rsidR="005B24EF">
        <w:instrText xml:space="preserve"> SEQ Figure \* ARABIC </w:instrText>
      </w:r>
      <w:r w:rsidR="005B24EF">
        <w:fldChar w:fldCharType="separate"/>
      </w:r>
      <w:r w:rsidR="00717C41">
        <w:rPr>
          <w:noProof/>
        </w:rPr>
        <w:t>6</w:t>
      </w:r>
      <w:r w:rsidR="005B24EF">
        <w:fldChar w:fldCharType="end"/>
      </w:r>
      <w:r w:rsidR="005B24EF">
        <w:t>: Flex Office</w:t>
      </w:r>
      <w:bookmarkEnd w:id="22"/>
    </w:p>
    <w:p w14:paraId="0BE9B2CF" w14:textId="16A4FB2D" w:rsidR="0098400C" w:rsidRPr="00A045F2" w:rsidRDefault="00F35C23" w:rsidP="00777214">
      <w:pPr>
        <w:pStyle w:val="Heading3"/>
        <w:numPr>
          <w:ilvl w:val="0"/>
          <w:numId w:val="12"/>
        </w:numPr>
        <w:rPr>
          <w:lang w:val="en-US"/>
        </w:rPr>
      </w:pPr>
      <w:bookmarkStart w:id="23" w:name="_Toc171521503"/>
      <w:r w:rsidRPr="00A045F2">
        <w:rPr>
          <w:lang w:val="en-US"/>
        </w:rPr>
        <w:t>Clubs</w:t>
      </w:r>
      <w:bookmarkEnd w:id="23"/>
    </w:p>
    <w:p w14:paraId="7ED95DFF" w14:textId="286B61D0" w:rsidR="00CA3F89" w:rsidRPr="00A045F2" w:rsidRDefault="00CA3F89" w:rsidP="00CA3F89">
      <w:pPr>
        <w:pStyle w:val="NormalWeb"/>
        <w:rPr>
          <w:sz w:val="22"/>
          <w:szCs w:val="22"/>
          <w:lang w:val="en-US"/>
        </w:rPr>
      </w:pPr>
      <w:r w:rsidRPr="00A045F2">
        <w:rPr>
          <w:sz w:val="22"/>
          <w:szCs w:val="22"/>
          <w:lang w:val="en-US"/>
        </w:rPr>
        <w:t xml:space="preserve">To conclude on integrating employees into the company, </w:t>
      </w:r>
      <w:r w:rsidR="00DF12C3" w:rsidRPr="00A045F2">
        <w:rPr>
          <w:sz w:val="22"/>
          <w:szCs w:val="22"/>
          <w:lang w:val="en-US"/>
        </w:rPr>
        <w:t>I would</w:t>
      </w:r>
      <w:r w:rsidRPr="00A045F2">
        <w:rPr>
          <w:sz w:val="22"/>
          <w:szCs w:val="22"/>
          <w:lang w:val="en-US"/>
        </w:rPr>
        <w:t xml:space="preserve"> like to mention the clubs offered here. These clubs provide activities related to various interests. Thus, employees from different circles are once again mixed together, this time around common interests. Among these clubs, there is of course one dedicated to video games, as well as those focused on oenology, climbing, and even zythology.</w:t>
      </w:r>
    </w:p>
    <w:p w14:paraId="69CB563B" w14:textId="399D0B73" w:rsidR="00985C56" w:rsidRPr="00A045F2" w:rsidRDefault="00CA3F89" w:rsidP="0042638C">
      <w:pPr>
        <w:pStyle w:val="NormalWeb"/>
        <w:rPr>
          <w:sz w:val="22"/>
          <w:szCs w:val="22"/>
          <w:lang w:val="en-US"/>
        </w:rPr>
      </w:pPr>
      <w:r w:rsidRPr="00A045F2">
        <w:rPr>
          <w:sz w:val="22"/>
          <w:szCs w:val="22"/>
          <w:lang w:val="en-US"/>
        </w:rPr>
        <w:t xml:space="preserve">I was pleasantly surprised by the presence of these clubs, which I </w:t>
      </w:r>
      <w:r w:rsidR="00DF12C3" w:rsidRPr="00A045F2">
        <w:rPr>
          <w:sz w:val="22"/>
          <w:szCs w:val="22"/>
          <w:lang w:val="en-US"/>
        </w:rPr>
        <w:t>did not</w:t>
      </w:r>
      <w:r w:rsidRPr="00A045F2">
        <w:rPr>
          <w:sz w:val="22"/>
          <w:szCs w:val="22"/>
          <w:lang w:val="en-US"/>
        </w:rPr>
        <w:t xml:space="preserve"> expect to find in a professional environment. While I understand that not every company has such offerings, I am delighted by this discovery!</w:t>
      </w:r>
    </w:p>
    <w:p w14:paraId="0293C79E" w14:textId="3F94B02D" w:rsidR="00F22FBA" w:rsidRPr="00DB7154" w:rsidRDefault="00316063" w:rsidP="00810E2A">
      <w:pPr>
        <w:pStyle w:val="Heading1"/>
        <w:numPr>
          <w:ilvl w:val="0"/>
          <w:numId w:val="6"/>
        </w:numPr>
        <w:rPr>
          <w:lang w:val="en-US"/>
        </w:rPr>
      </w:pPr>
      <w:bookmarkStart w:id="24" w:name="_Toc171521504"/>
      <w:r w:rsidRPr="00DB7154">
        <w:rPr>
          <w:lang w:val="en-US"/>
        </w:rPr>
        <w:t>I</w:t>
      </w:r>
      <w:r>
        <w:rPr>
          <w:lang w:val="en-US"/>
        </w:rPr>
        <w:t>nternship Framework</w:t>
      </w:r>
      <w:bookmarkEnd w:id="24"/>
    </w:p>
    <w:p w14:paraId="6F4B6713" w14:textId="3ABE368B" w:rsidR="00777214" w:rsidRDefault="00CA41F4" w:rsidP="00F22FBA">
      <w:pPr>
        <w:rPr>
          <w:rStyle w:val="Heading2Char"/>
          <w:lang w:val="en-US"/>
        </w:rPr>
      </w:pPr>
      <w:r w:rsidRPr="00A045F2">
        <w:rPr>
          <w:rFonts w:ascii="Times New Roman" w:hAnsi="Times New Roman" w:cs="Times New Roman"/>
          <w:sz w:val="22"/>
          <w:szCs w:val="22"/>
          <w:lang w:val="en-US"/>
        </w:rPr>
        <w:t>As mentioned earlier in the introduction, I had the opportunity to work on the ArmoniK project during my internship, specifically on the execution graph (task and data graph).</w:t>
      </w:r>
      <w:r w:rsidR="00DB7154">
        <w:rPr>
          <w:rFonts w:ascii="Times New Roman" w:hAnsi="Times New Roman" w:cs="Times New Roman"/>
          <w:sz w:val="22"/>
          <w:szCs w:val="22"/>
          <w:lang w:val="en-US"/>
        </w:rPr>
        <w:br/>
      </w:r>
    </w:p>
    <w:p w14:paraId="3812D568" w14:textId="43B60C74" w:rsidR="00DB7154" w:rsidRDefault="00DB7154" w:rsidP="00AE7539">
      <w:pPr>
        <w:pStyle w:val="Heading2"/>
        <w:numPr>
          <w:ilvl w:val="1"/>
          <w:numId w:val="5"/>
        </w:numPr>
        <w:rPr>
          <w:rStyle w:val="Heading2Char"/>
          <w:lang w:val="en-US"/>
        </w:rPr>
      </w:pPr>
      <w:bookmarkStart w:id="25" w:name="_Toc171521505"/>
      <w:r w:rsidRPr="00DB7154">
        <w:rPr>
          <w:rStyle w:val="Heading2Char"/>
          <w:lang w:val="en-US"/>
        </w:rPr>
        <w:t>ArmoniK team</w:t>
      </w:r>
      <w:bookmarkEnd w:id="25"/>
    </w:p>
    <w:p w14:paraId="1AB3F04B" w14:textId="35F74340" w:rsidR="00E17FDD" w:rsidRPr="005C11E6" w:rsidRDefault="00D41EBD" w:rsidP="00D41EBD">
      <w:pPr>
        <w:rPr>
          <w:rFonts w:ascii="Times New Roman" w:hAnsi="Times New Roman" w:cs="Times New Roman"/>
          <w:sz w:val="22"/>
          <w:szCs w:val="22"/>
          <w:lang w:val="en-US"/>
        </w:rPr>
      </w:pPr>
      <w:r w:rsidRPr="0052602A">
        <w:rPr>
          <w:rFonts w:ascii="Times New Roman" w:hAnsi="Times New Roman" w:cs="Times New Roman"/>
          <w:sz w:val="22"/>
          <w:szCs w:val="22"/>
          <w:lang w:val="en-US"/>
        </w:rPr>
        <w:t xml:space="preserve">First of </w:t>
      </w:r>
      <w:r w:rsidR="00385F36" w:rsidRPr="0052602A">
        <w:rPr>
          <w:rFonts w:ascii="Times New Roman" w:hAnsi="Times New Roman" w:cs="Times New Roman"/>
          <w:sz w:val="22"/>
          <w:szCs w:val="22"/>
          <w:lang w:val="en-US"/>
        </w:rPr>
        <w:t xml:space="preserve">all, the </w:t>
      </w:r>
      <w:r w:rsidR="00D264B6" w:rsidRPr="0052602A">
        <w:rPr>
          <w:rFonts w:ascii="Times New Roman" w:hAnsi="Times New Roman" w:cs="Times New Roman"/>
          <w:sz w:val="22"/>
          <w:szCs w:val="22"/>
          <w:lang w:val="en-US"/>
        </w:rPr>
        <w:t>ArmoniK</w:t>
      </w:r>
      <w:r w:rsidR="00385F36" w:rsidRPr="0052602A">
        <w:rPr>
          <w:rFonts w:ascii="Times New Roman" w:hAnsi="Times New Roman" w:cs="Times New Roman"/>
          <w:sz w:val="22"/>
          <w:szCs w:val="22"/>
          <w:lang w:val="en-US"/>
        </w:rPr>
        <w:t xml:space="preserve"> project is mana</w:t>
      </w:r>
      <w:r w:rsidR="00D264B6" w:rsidRPr="0052602A">
        <w:rPr>
          <w:rFonts w:ascii="Times New Roman" w:hAnsi="Times New Roman" w:cs="Times New Roman"/>
          <w:sz w:val="22"/>
          <w:szCs w:val="22"/>
          <w:lang w:val="en-US"/>
        </w:rPr>
        <w:t>ged by the ArmoniK team, which I joined upon my arrival. The ArmoniK te</w:t>
      </w:r>
      <w:r w:rsidR="000569EF" w:rsidRPr="0052602A">
        <w:rPr>
          <w:rFonts w:ascii="Times New Roman" w:hAnsi="Times New Roman" w:cs="Times New Roman"/>
          <w:sz w:val="22"/>
          <w:szCs w:val="22"/>
          <w:lang w:val="en-US"/>
        </w:rPr>
        <w:t>am into five small teams, each having a different</w:t>
      </w:r>
      <w:r w:rsidR="00A17DAC" w:rsidRPr="0052602A">
        <w:rPr>
          <w:rFonts w:ascii="Times New Roman" w:hAnsi="Times New Roman" w:cs="Times New Roman"/>
          <w:sz w:val="22"/>
          <w:szCs w:val="22"/>
          <w:lang w:val="en-US"/>
        </w:rPr>
        <w:t xml:space="preserve"> role.</w:t>
      </w:r>
      <w:r w:rsidR="001A0AD4">
        <w:rPr>
          <w:rFonts w:ascii="Times New Roman" w:hAnsi="Times New Roman" w:cs="Times New Roman"/>
          <w:sz w:val="22"/>
          <w:szCs w:val="22"/>
          <w:lang w:val="en-US"/>
        </w:rPr>
        <w:t xml:space="preserve"> There are </w:t>
      </w:r>
      <w:r w:rsidR="007376ED">
        <w:rPr>
          <w:rFonts w:ascii="Times New Roman" w:hAnsi="Times New Roman" w:cs="Times New Roman"/>
          <w:sz w:val="22"/>
          <w:szCs w:val="22"/>
          <w:lang w:val="en-US"/>
        </w:rPr>
        <w:t xml:space="preserve">the </w:t>
      </w:r>
      <w:r w:rsidR="007376ED" w:rsidRPr="00C20BE6">
        <w:rPr>
          <w:rFonts w:ascii="Times New Roman" w:hAnsi="Times New Roman" w:cs="Times New Roman"/>
          <w:b/>
          <w:bCs/>
          <w:sz w:val="22"/>
          <w:szCs w:val="22"/>
          <w:lang w:val="en-US"/>
        </w:rPr>
        <w:t>Sales</w:t>
      </w:r>
      <w:r w:rsidR="007376ED">
        <w:rPr>
          <w:rFonts w:ascii="Times New Roman" w:hAnsi="Times New Roman" w:cs="Times New Roman"/>
          <w:sz w:val="22"/>
          <w:szCs w:val="22"/>
          <w:lang w:val="en-US"/>
        </w:rPr>
        <w:t xml:space="preserve"> team, </w:t>
      </w:r>
      <w:r w:rsidR="007376ED" w:rsidRPr="00C20BE6">
        <w:rPr>
          <w:rFonts w:ascii="Times New Roman" w:hAnsi="Times New Roman" w:cs="Times New Roman"/>
          <w:b/>
          <w:bCs/>
          <w:sz w:val="22"/>
          <w:szCs w:val="22"/>
          <w:lang w:val="en-US"/>
        </w:rPr>
        <w:t>Pr</w:t>
      </w:r>
      <w:r w:rsidR="009C62FD" w:rsidRPr="00C20BE6">
        <w:rPr>
          <w:rFonts w:ascii="Times New Roman" w:hAnsi="Times New Roman" w:cs="Times New Roman"/>
          <w:b/>
          <w:bCs/>
          <w:sz w:val="22"/>
          <w:szCs w:val="22"/>
          <w:lang w:val="en-US"/>
        </w:rPr>
        <w:t>oduct Development</w:t>
      </w:r>
      <w:r w:rsidR="009C62FD">
        <w:rPr>
          <w:rFonts w:ascii="Times New Roman" w:hAnsi="Times New Roman" w:cs="Times New Roman"/>
          <w:sz w:val="22"/>
          <w:szCs w:val="22"/>
          <w:lang w:val="en-US"/>
        </w:rPr>
        <w:t xml:space="preserve">, </w:t>
      </w:r>
      <w:r w:rsidR="009C62FD" w:rsidRPr="00C20BE6">
        <w:rPr>
          <w:rFonts w:ascii="Times New Roman" w:hAnsi="Times New Roman" w:cs="Times New Roman"/>
          <w:b/>
          <w:bCs/>
          <w:sz w:val="22"/>
          <w:szCs w:val="22"/>
          <w:lang w:val="en-US"/>
        </w:rPr>
        <w:t>Integration,</w:t>
      </w:r>
      <w:r w:rsidR="009C62FD">
        <w:rPr>
          <w:rFonts w:ascii="Times New Roman" w:hAnsi="Times New Roman" w:cs="Times New Roman"/>
          <w:sz w:val="22"/>
          <w:szCs w:val="22"/>
          <w:lang w:val="en-US"/>
        </w:rPr>
        <w:t xml:space="preserve"> </w:t>
      </w:r>
      <w:r w:rsidR="00C20BE6" w:rsidRPr="00C20BE6">
        <w:rPr>
          <w:rFonts w:ascii="Times New Roman" w:hAnsi="Times New Roman" w:cs="Times New Roman"/>
          <w:b/>
          <w:bCs/>
          <w:sz w:val="22"/>
          <w:szCs w:val="22"/>
          <w:lang w:val="en-US"/>
        </w:rPr>
        <w:t>Support,</w:t>
      </w:r>
      <w:r w:rsidR="00C20BE6">
        <w:rPr>
          <w:rFonts w:ascii="Times New Roman" w:hAnsi="Times New Roman" w:cs="Times New Roman"/>
          <w:sz w:val="22"/>
          <w:szCs w:val="22"/>
          <w:lang w:val="en-US"/>
        </w:rPr>
        <w:t xml:space="preserve"> and the </w:t>
      </w:r>
      <w:r w:rsidR="00C20BE6" w:rsidRPr="00C20BE6">
        <w:rPr>
          <w:rFonts w:ascii="Times New Roman" w:hAnsi="Times New Roman" w:cs="Times New Roman"/>
          <w:b/>
          <w:bCs/>
          <w:sz w:val="22"/>
          <w:szCs w:val="22"/>
          <w:lang w:val="en-US"/>
        </w:rPr>
        <w:t>Internal Monitoring</w:t>
      </w:r>
      <w:r w:rsidR="00C20BE6">
        <w:rPr>
          <w:rFonts w:ascii="Times New Roman" w:hAnsi="Times New Roman" w:cs="Times New Roman"/>
          <w:sz w:val="22"/>
          <w:szCs w:val="22"/>
          <w:lang w:val="en-US"/>
        </w:rPr>
        <w:t xml:space="preserve"> team. </w:t>
      </w:r>
    </w:p>
    <w:p w14:paraId="38105C0F" w14:textId="2FFF5742" w:rsidR="00E17FDD" w:rsidRDefault="005B77A5" w:rsidP="00D41EBD">
      <w:pPr>
        <w:rPr>
          <w:rFonts w:ascii="Times New Roman" w:hAnsi="Times New Roman" w:cs="Times New Roman"/>
          <w:sz w:val="22"/>
          <w:szCs w:val="22"/>
          <w:lang w:val="en-US"/>
        </w:rPr>
      </w:pPr>
      <w:r>
        <w:rPr>
          <w:rFonts w:ascii="Times New Roman" w:hAnsi="Times New Roman" w:cs="Times New Roman"/>
          <w:sz w:val="22"/>
          <w:szCs w:val="22"/>
          <w:lang w:val="en-US"/>
        </w:rPr>
        <w:t>N</w:t>
      </w:r>
      <w:r w:rsidR="00564E24" w:rsidRPr="00904537">
        <w:rPr>
          <w:rFonts w:ascii="Times New Roman" w:hAnsi="Times New Roman" w:cs="Times New Roman"/>
          <w:sz w:val="22"/>
          <w:szCs w:val="22"/>
          <w:lang w:val="en-US"/>
        </w:rPr>
        <w:t xml:space="preserve">ow let’s delve a bit deeper into each of them: </w:t>
      </w:r>
    </w:p>
    <w:p w14:paraId="46EDCC98" w14:textId="30F0DC82" w:rsidR="00206757" w:rsidRPr="00576D7D" w:rsidRDefault="00206757" w:rsidP="00206757">
      <w:pPr>
        <w:pStyle w:val="NormalWeb"/>
        <w:rPr>
          <w:sz w:val="22"/>
          <w:szCs w:val="22"/>
          <w:lang w:val="en-US"/>
        </w:rPr>
      </w:pPr>
      <w:r w:rsidRPr="00576D7D">
        <w:rPr>
          <w:b/>
          <w:bCs/>
          <w:sz w:val="22"/>
          <w:szCs w:val="22"/>
          <w:lang w:val="en-US"/>
        </w:rPr>
        <w:t>Sales</w:t>
      </w:r>
      <w:r w:rsidRPr="00576D7D">
        <w:rPr>
          <w:sz w:val="22"/>
          <w:szCs w:val="22"/>
          <w:lang w:val="en-US"/>
        </w:rPr>
        <w:t xml:space="preserve"> mainly involves finding and contacting new clients, especially to help finance the development of ArmoniK. </w:t>
      </w:r>
      <w:r w:rsidRPr="00576D7D">
        <w:rPr>
          <w:b/>
          <w:bCs/>
          <w:sz w:val="22"/>
          <w:szCs w:val="22"/>
          <w:lang w:val="en-US"/>
        </w:rPr>
        <w:t>Product development</w:t>
      </w:r>
      <w:r w:rsidRPr="00576D7D">
        <w:rPr>
          <w:sz w:val="22"/>
          <w:szCs w:val="22"/>
          <w:lang w:val="en-US"/>
        </w:rPr>
        <w:t xml:space="preserve"> focuses on new features planned by the development </w:t>
      </w:r>
      <w:r w:rsidR="00576D7D" w:rsidRPr="00576D7D">
        <w:rPr>
          <w:sz w:val="22"/>
          <w:szCs w:val="22"/>
          <w:lang w:val="en-US"/>
        </w:rPr>
        <w:t>team. The</w:t>
      </w:r>
      <w:r w:rsidRPr="00576D7D">
        <w:rPr>
          <w:sz w:val="22"/>
          <w:szCs w:val="22"/>
          <w:lang w:val="en-US"/>
        </w:rPr>
        <w:t xml:space="preserve"> </w:t>
      </w:r>
      <w:r w:rsidR="00640B4E" w:rsidRPr="00576D7D">
        <w:rPr>
          <w:b/>
          <w:bCs/>
          <w:sz w:val="22"/>
          <w:szCs w:val="22"/>
          <w:lang w:val="en-US"/>
        </w:rPr>
        <w:t>I</w:t>
      </w:r>
      <w:r w:rsidRPr="00576D7D">
        <w:rPr>
          <w:b/>
          <w:bCs/>
          <w:sz w:val="22"/>
          <w:szCs w:val="22"/>
          <w:lang w:val="en-US"/>
        </w:rPr>
        <w:t>ntegration</w:t>
      </w:r>
      <w:r w:rsidRPr="00576D7D">
        <w:rPr>
          <w:sz w:val="22"/>
          <w:szCs w:val="22"/>
          <w:lang w:val="en-US"/>
        </w:rPr>
        <w:t xml:space="preserve"> team helps clients integrate ArmoniK into their workflow: configuration, production, testing... This team can also modify ArmoniK's source code to fit the clients' needs. They also pass client requests to the development team. The </w:t>
      </w:r>
      <w:r w:rsidR="003B51A7" w:rsidRPr="00576D7D">
        <w:rPr>
          <w:b/>
          <w:bCs/>
          <w:sz w:val="22"/>
          <w:szCs w:val="22"/>
          <w:lang w:val="en-US"/>
        </w:rPr>
        <w:t>S</w:t>
      </w:r>
      <w:r w:rsidRPr="00576D7D">
        <w:rPr>
          <w:b/>
          <w:bCs/>
          <w:sz w:val="22"/>
          <w:szCs w:val="22"/>
          <w:lang w:val="en-US"/>
        </w:rPr>
        <w:t xml:space="preserve">upport </w:t>
      </w:r>
      <w:r w:rsidRPr="00576D7D">
        <w:rPr>
          <w:sz w:val="22"/>
          <w:szCs w:val="22"/>
          <w:lang w:val="en-US"/>
        </w:rPr>
        <w:t xml:space="preserve">team helps clients with problems or specific needs. They are the first ones contacted in case of issues. Finally, the </w:t>
      </w:r>
      <w:r w:rsidR="00314502" w:rsidRPr="00576D7D">
        <w:rPr>
          <w:b/>
          <w:bCs/>
          <w:sz w:val="22"/>
          <w:szCs w:val="22"/>
          <w:lang w:val="en-US"/>
        </w:rPr>
        <w:t>I</w:t>
      </w:r>
      <w:r w:rsidRPr="00576D7D">
        <w:rPr>
          <w:b/>
          <w:bCs/>
          <w:sz w:val="22"/>
          <w:szCs w:val="22"/>
          <w:lang w:val="en-US"/>
        </w:rPr>
        <w:t xml:space="preserve">nternal </w:t>
      </w:r>
      <w:r w:rsidR="00314502" w:rsidRPr="00576D7D">
        <w:rPr>
          <w:b/>
          <w:bCs/>
          <w:sz w:val="22"/>
          <w:szCs w:val="22"/>
          <w:lang w:val="en-US"/>
        </w:rPr>
        <w:t>M</w:t>
      </w:r>
      <w:r w:rsidRPr="00576D7D">
        <w:rPr>
          <w:b/>
          <w:bCs/>
          <w:sz w:val="22"/>
          <w:szCs w:val="22"/>
          <w:lang w:val="en-US"/>
        </w:rPr>
        <w:t>onitoring</w:t>
      </w:r>
      <w:r w:rsidRPr="00576D7D">
        <w:rPr>
          <w:sz w:val="22"/>
          <w:szCs w:val="22"/>
          <w:lang w:val="en-US"/>
        </w:rPr>
        <w:t xml:space="preserve"> team</w:t>
      </w:r>
      <w:r w:rsidR="005C11E6">
        <w:rPr>
          <w:sz w:val="22"/>
          <w:szCs w:val="22"/>
          <w:lang w:val="en-US"/>
        </w:rPr>
        <w:t xml:space="preserve"> </w:t>
      </w:r>
      <w:r w:rsidRPr="00576D7D">
        <w:rPr>
          <w:sz w:val="22"/>
          <w:szCs w:val="22"/>
          <w:lang w:val="en-US"/>
        </w:rPr>
        <w:t>ensures the project is progressing in the right direction and at an acceptable pace, making sure goals are met on time.</w:t>
      </w:r>
    </w:p>
    <w:p w14:paraId="56EB3252" w14:textId="56F81841" w:rsidR="00E17FDD" w:rsidRPr="006042FF" w:rsidRDefault="00206757" w:rsidP="00BC720C">
      <w:pPr>
        <w:pStyle w:val="NormalWeb"/>
        <w:rPr>
          <w:sz w:val="22"/>
          <w:szCs w:val="22"/>
          <w:lang w:val="en-US"/>
        </w:rPr>
      </w:pPr>
      <w:r w:rsidRPr="00576D7D">
        <w:rPr>
          <w:sz w:val="22"/>
          <w:szCs w:val="22"/>
          <w:lang w:val="en-US"/>
        </w:rPr>
        <w:lastRenderedPageBreak/>
        <w:t>The team follows an agile methodology designed especially for this project and inspired by kanban methods. The most known agile method, scrum, with its 2 to 4</w:t>
      </w:r>
      <w:r w:rsidR="00766E9E">
        <w:rPr>
          <w:sz w:val="22"/>
          <w:szCs w:val="22"/>
          <w:lang w:val="en-US"/>
        </w:rPr>
        <w:t xml:space="preserve"> </w:t>
      </w:r>
      <w:r w:rsidRPr="00576D7D">
        <w:rPr>
          <w:sz w:val="22"/>
          <w:szCs w:val="22"/>
          <w:lang w:val="en-US"/>
        </w:rPr>
        <w:t>week</w:t>
      </w:r>
      <w:r w:rsidR="00766E9E">
        <w:rPr>
          <w:sz w:val="22"/>
          <w:szCs w:val="22"/>
          <w:lang w:val="en-US"/>
        </w:rPr>
        <w:t>s</w:t>
      </w:r>
      <w:r w:rsidRPr="00576D7D">
        <w:rPr>
          <w:sz w:val="22"/>
          <w:szCs w:val="22"/>
          <w:lang w:val="en-US"/>
        </w:rPr>
        <w:t xml:space="preserve"> sprints, was not chosen. The team felt that fixed sprints were a burden for developers and slowed down development. Instead, the most experienced members created their own agile method. Instead of a Product Owner, Tech Leads talk directly to clients. Sprints were replaced by deliveries when the code is ready, about once a month</w:t>
      </w:r>
      <w:r w:rsidR="00247538">
        <w:rPr>
          <w:sz w:val="22"/>
          <w:szCs w:val="22"/>
          <w:lang w:val="en-US"/>
        </w:rPr>
        <w:t>, if the code is ready</w:t>
      </w:r>
      <w:r w:rsidRPr="00576D7D">
        <w:rPr>
          <w:sz w:val="22"/>
          <w:szCs w:val="22"/>
          <w:lang w:val="en-US"/>
        </w:rPr>
        <w:t xml:space="preserve">. This allows developers to reduce indirect communication between clients and other managers. The development team can accept or reject client requests faster, avoiding unnecessary discussions. Removing sprints lets developers work without pressure, ensuring code quality. This method is based on trust: if a developer works too little, it can affect the whole team. </w:t>
      </w:r>
    </w:p>
    <w:p w14:paraId="127D3BE2" w14:textId="77A7CB57" w:rsidR="00A018F8" w:rsidRDefault="00401321" w:rsidP="00AE7539">
      <w:pPr>
        <w:pStyle w:val="Heading2"/>
        <w:numPr>
          <w:ilvl w:val="1"/>
          <w:numId w:val="5"/>
        </w:numPr>
        <w:rPr>
          <w:lang w:val="en-US"/>
        </w:rPr>
      </w:pPr>
      <w:bookmarkStart w:id="26" w:name="_Toc171521506"/>
      <w:r>
        <w:rPr>
          <w:lang w:val="en-US"/>
        </w:rPr>
        <w:t>Familiarization with ArmoniK software</w:t>
      </w:r>
      <w:bookmarkEnd w:id="26"/>
    </w:p>
    <w:p w14:paraId="72845131" w14:textId="7C2539BF" w:rsidR="00DC2B26" w:rsidRPr="0092500F" w:rsidRDefault="006042FF" w:rsidP="0092500F">
      <w:pPr>
        <w:rPr>
          <w:rFonts w:ascii="Times New Roman" w:hAnsi="Times New Roman" w:cs="Times New Roman"/>
          <w:sz w:val="22"/>
          <w:szCs w:val="22"/>
          <w:lang w:val="en-US"/>
        </w:rPr>
      </w:pPr>
      <w:r w:rsidRPr="006042FF">
        <w:rPr>
          <w:rFonts w:ascii="Times New Roman" w:hAnsi="Times New Roman" w:cs="Times New Roman"/>
          <w:sz w:val="22"/>
          <w:szCs w:val="22"/>
          <w:lang w:val="en-US"/>
        </w:rPr>
        <w:t xml:space="preserve">After getting acquainted with the organization and workflow of the ArmoniK team, </w:t>
      </w:r>
      <w:r w:rsidR="00127CCA">
        <w:rPr>
          <w:rFonts w:ascii="Times New Roman" w:hAnsi="Times New Roman" w:cs="Times New Roman"/>
          <w:sz w:val="22"/>
          <w:szCs w:val="22"/>
          <w:lang w:val="en-US"/>
        </w:rPr>
        <w:t>I will now turn my attention</w:t>
      </w:r>
      <w:r w:rsidRPr="006042FF">
        <w:rPr>
          <w:rFonts w:ascii="Times New Roman" w:hAnsi="Times New Roman" w:cs="Times New Roman"/>
          <w:sz w:val="22"/>
          <w:szCs w:val="22"/>
          <w:lang w:val="en-US"/>
        </w:rPr>
        <w:t xml:space="preserve"> to the ArmoniK software itself. Understanding the software was crucial for effectively contributing to the project. Here’s how I began to familiarize myself with its various aspects</w:t>
      </w:r>
      <w:r>
        <w:rPr>
          <w:rFonts w:ascii="Times New Roman" w:hAnsi="Times New Roman" w:cs="Times New Roman"/>
          <w:sz w:val="22"/>
          <w:szCs w:val="22"/>
          <w:lang w:val="en-US"/>
        </w:rPr>
        <w:t xml:space="preserve">. </w:t>
      </w:r>
    </w:p>
    <w:p w14:paraId="61C50EBE" w14:textId="6F279DF8" w:rsidR="00AF5123" w:rsidRDefault="0092500F" w:rsidP="00B11FFB">
      <w:pPr>
        <w:pStyle w:val="NormalWeb"/>
        <w:numPr>
          <w:ilvl w:val="0"/>
          <w:numId w:val="28"/>
        </w:numPr>
        <w:jc w:val="both"/>
        <w:rPr>
          <w:rStyle w:val="Heading3Char"/>
        </w:rPr>
      </w:pPr>
      <w:bookmarkStart w:id="27" w:name="_Toc171521507"/>
      <w:r w:rsidRPr="00AF5123">
        <w:rPr>
          <w:rStyle w:val="Heading3Char"/>
        </w:rPr>
        <w:t>Ar</w:t>
      </w:r>
      <w:r w:rsidR="00AF5123" w:rsidRPr="00AF5123">
        <w:rPr>
          <w:rStyle w:val="Heading3Char"/>
        </w:rPr>
        <w:t>moniK</w:t>
      </w:r>
      <w:r w:rsidR="00D06B4A">
        <w:rPr>
          <w:rStyle w:val="Heading3Char"/>
        </w:rPr>
        <w:t xml:space="preserve"> in brief</w:t>
      </w:r>
      <w:bookmarkEnd w:id="27"/>
      <w:r w:rsidR="00D06B4A">
        <w:rPr>
          <w:rStyle w:val="Heading3Char"/>
        </w:rPr>
        <w:t xml:space="preserve"> </w:t>
      </w:r>
    </w:p>
    <w:p w14:paraId="4B65DDF4" w14:textId="7265BDA2" w:rsidR="00352146" w:rsidRPr="008C64B6" w:rsidRDefault="008C64B6" w:rsidP="00F3778B">
      <w:pPr>
        <w:pStyle w:val="NormalWeb"/>
        <w:rPr>
          <w:sz w:val="22"/>
          <w:szCs w:val="22"/>
          <w:lang w:val="en-US"/>
        </w:rPr>
      </w:pPr>
      <w:r w:rsidRPr="008C64B6">
        <w:rPr>
          <w:sz w:val="22"/>
          <w:szCs w:val="22"/>
          <w:lang w:val="en-US"/>
        </w:rPr>
        <w:t>As a reminder, my first task was to continuously rebuild and update the ArmoniK’s tasks and data graph on which the expected result depends. Then, I had to identify the tasks or data blocking the progress of the execution. ArmoniK, a high throughput compute grid project using Kubernetes, provides a reference architecture for building and adapting modern high throughput compute solutions both on-premise and in the Cloud. It allows users to submit high volumes of short and long-running tasks while dynamically scaling environments. However, after discussing with my internship supervisor, we agreed that I should focus on the static aspect of the graph rather than its dynamic aspect. In other words, I needed to be able to rebuild the graph after each execution and analyze it afterward. Consequently, continuous updating was set aside for now, and I focused on post-execution analysis.</w:t>
      </w:r>
    </w:p>
    <w:p w14:paraId="25737CB7" w14:textId="55ADC653" w:rsidR="00727D06" w:rsidRPr="000F216D" w:rsidRDefault="008A30A3" w:rsidP="00B11FFB">
      <w:pPr>
        <w:pStyle w:val="Heading3"/>
        <w:numPr>
          <w:ilvl w:val="0"/>
          <w:numId w:val="28"/>
        </w:numPr>
        <w:rPr>
          <w:lang w:val="en-US"/>
        </w:rPr>
      </w:pPr>
      <w:bookmarkStart w:id="28" w:name="_Toc171521508"/>
      <w:r w:rsidRPr="006042FF">
        <w:rPr>
          <w:lang w:val="en-US"/>
        </w:rPr>
        <w:t>ArmoniK</w:t>
      </w:r>
      <w:r w:rsidR="000921CB" w:rsidRPr="006042FF">
        <w:rPr>
          <w:lang w:val="en-US"/>
        </w:rPr>
        <w:t xml:space="preserve"> Deployment</w:t>
      </w:r>
      <w:bookmarkEnd w:id="28"/>
    </w:p>
    <w:p w14:paraId="522650AE" w14:textId="148455A3" w:rsidR="00674718" w:rsidRDefault="00D56C44" w:rsidP="00D207D8">
      <w:pPr>
        <w:pStyle w:val="NormalWeb"/>
        <w:rPr>
          <w:sz w:val="22"/>
          <w:szCs w:val="22"/>
          <w:lang w:val="en-US"/>
        </w:rPr>
      </w:pPr>
      <w:r>
        <w:rPr>
          <w:sz w:val="22"/>
          <w:szCs w:val="22"/>
          <w:lang w:val="en-US"/>
        </w:rPr>
        <w:t>One</w:t>
      </w:r>
      <w:r w:rsidR="00E06B0F" w:rsidRPr="001B318C">
        <w:rPr>
          <w:sz w:val="22"/>
          <w:szCs w:val="22"/>
          <w:lang w:val="en-US"/>
        </w:rPr>
        <w:t xml:space="preserve"> of the initial expectations set by my internship supervisor after our first meeting and his presentation of the ArmoniK application was for me to conduct various ArmoniK tests, such as HTC mock, </w:t>
      </w:r>
      <w:r w:rsidR="006A2379" w:rsidRPr="001B318C">
        <w:rPr>
          <w:sz w:val="22"/>
          <w:szCs w:val="22"/>
          <w:lang w:val="en-US"/>
        </w:rPr>
        <w:t>B</w:t>
      </w:r>
      <w:r w:rsidR="00E06B0F" w:rsidRPr="001B318C">
        <w:rPr>
          <w:sz w:val="22"/>
          <w:szCs w:val="22"/>
          <w:lang w:val="en-US"/>
        </w:rPr>
        <w:t xml:space="preserve">ench, and </w:t>
      </w:r>
      <w:r w:rsidR="006A2379" w:rsidRPr="001B318C">
        <w:rPr>
          <w:sz w:val="22"/>
          <w:szCs w:val="22"/>
          <w:lang w:val="en-US"/>
        </w:rPr>
        <w:t>H</w:t>
      </w:r>
      <w:r w:rsidR="00E06B0F" w:rsidRPr="001B318C">
        <w:rPr>
          <w:sz w:val="22"/>
          <w:szCs w:val="22"/>
          <w:lang w:val="en-US"/>
        </w:rPr>
        <w:t>ello</w:t>
      </w:r>
      <w:r w:rsidR="006A2379" w:rsidRPr="001B318C">
        <w:rPr>
          <w:sz w:val="22"/>
          <w:szCs w:val="22"/>
          <w:lang w:val="en-US"/>
        </w:rPr>
        <w:t>W</w:t>
      </w:r>
      <w:r w:rsidR="00E06B0F" w:rsidRPr="001B318C">
        <w:rPr>
          <w:sz w:val="22"/>
          <w:szCs w:val="22"/>
          <w:lang w:val="en-US"/>
        </w:rPr>
        <w:t>orld, to familiarize myself with the software. Additionally, it was crucial for me to have a solid understanding of terms like sessions, tasks, and results, as they play a pivotal role in the project's progress. We also agreed to meet once a week, on Wednesdays, to monitor my progress step by step. To perform these tests, the first step was to deploy the ArmoniK application. This process involved meticulously installing the ArmoniK repository and its dependencies as outlined in the documentation. Deploying ArmoniK was a completely new experience for me, which made it both challenging and exciting. So, what steps are involved in deploying ArmoniK?</w:t>
      </w:r>
      <w:r w:rsidR="00377B7B" w:rsidRPr="004E5A14">
        <w:rPr>
          <w:lang w:val="en-US"/>
        </w:rPr>
        <w:br/>
      </w:r>
      <w:r w:rsidR="00811D86" w:rsidRPr="004E5A14">
        <w:rPr>
          <w:lang w:val="en-US"/>
        </w:rPr>
        <w:br/>
      </w:r>
      <w:r w:rsidR="00E02414">
        <w:rPr>
          <w:sz w:val="22"/>
          <w:szCs w:val="22"/>
          <w:lang w:val="en-US"/>
        </w:rPr>
        <w:t xml:space="preserve">Firstly, </w:t>
      </w:r>
      <w:r w:rsidR="00811D86" w:rsidRPr="001B318C">
        <w:rPr>
          <w:sz w:val="22"/>
          <w:szCs w:val="22"/>
          <w:lang w:val="en-US"/>
        </w:rPr>
        <w:t xml:space="preserve">ArmoniK can be deployed locally on Linux, on an on-premise cluster, or on a cluster provided by cloud services such as </w:t>
      </w:r>
      <w:r w:rsidR="1EB08894" w:rsidRPr="5D62DBA2">
        <w:rPr>
          <w:sz w:val="22"/>
          <w:szCs w:val="22"/>
          <w:lang w:val="en-US"/>
        </w:rPr>
        <w:t xml:space="preserve">Google Cloud </w:t>
      </w:r>
      <w:r w:rsidR="1EB08894" w:rsidRPr="71F4EA33">
        <w:rPr>
          <w:sz w:val="22"/>
          <w:szCs w:val="22"/>
          <w:lang w:val="en-US"/>
        </w:rPr>
        <w:t>Platform</w:t>
      </w:r>
      <w:r w:rsidR="5BE7325C" w:rsidRPr="71F4EA33">
        <w:rPr>
          <w:sz w:val="22"/>
          <w:szCs w:val="22"/>
          <w:lang w:val="en-US"/>
        </w:rPr>
        <w:t xml:space="preserve"> </w:t>
      </w:r>
      <w:r w:rsidR="18813D5B" w:rsidRPr="71F4EA33">
        <w:rPr>
          <w:sz w:val="22"/>
          <w:szCs w:val="22"/>
          <w:lang w:val="en-US"/>
        </w:rPr>
        <w:t>(</w:t>
      </w:r>
      <w:r w:rsidR="00811D86" w:rsidRPr="001B318C">
        <w:rPr>
          <w:sz w:val="22"/>
          <w:szCs w:val="22"/>
          <w:lang w:val="en-US"/>
        </w:rPr>
        <w:t>GCP</w:t>
      </w:r>
      <w:r w:rsidR="6E070808" w:rsidRPr="71F4EA33">
        <w:rPr>
          <w:sz w:val="22"/>
          <w:szCs w:val="22"/>
          <w:lang w:val="en-US"/>
        </w:rPr>
        <w:t>)</w:t>
      </w:r>
      <w:r w:rsidR="00811D86" w:rsidRPr="001B318C">
        <w:rPr>
          <w:sz w:val="22"/>
          <w:szCs w:val="22"/>
          <w:lang w:val="en-US"/>
        </w:rPr>
        <w:t xml:space="preserve"> </w:t>
      </w:r>
      <w:r w:rsidR="006E2B10">
        <w:rPr>
          <w:sz w:val="22"/>
          <w:szCs w:val="22"/>
          <w:lang w:val="en-US"/>
        </w:rPr>
        <w:t>or</w:t>
      </w:r>
      <w:r w:rsidR="006E2B10" w:rsidRPr="001B318C">
        <w:rPr>
          <w:sz w:val="22"/>
          <w:szCs w:val="22"/>
          <w:lang w:val="en-US"/>
        </w:rPr>
        <w:t xml:space="preserve"> </w:t>
      </w:r>
      <w:r w:rsidR="4714A2AE" w:rsidRPr="71F4EA33">
        <w:rPr>
          <w:sz w:val="22"/>
          <w:szCs w:val="22"/>
          <w:lang w:val="en-US"/>
        </w:rPr>
        <w:t>Amazon Web Services (</w:t>
      </w:r>
      <w:r w:rsidR="00811D86" w:rsidRPr="001B318C">
        <w:rPr>
          <w:sz w:val="22"/>
          <w:szCs w:val="22"/>
          <w:lang w:val="en-US"/>
        </w:rPr>
        <w:t>AWS</w:t>
      </w:r>
      <w:r w:rsidR="49E79E5D" w:rsidRPr="71F4EA33">
        <w:rPr>
          <w:sz w:val="22"/>
          <w:szCs w:val="22"/>
          <w:lang w:val="en-US"/>
        </w:rPr>
        <w:t>)</w:t>
      </w:r>
      <w:r w:rsidR="5BE7325C" w:rsidRPr="71F4EA33">
        <w:rPr>
          <w:sz w:val="22"/>
          <w:szCs w:val="22"/>
          <w:lang w:val="en-US"/>
        </w:rPr>
        <w:t>,</w:t>
      </w:r>
      <w:r w:rsidR="00811D86" w:rsidRPr="001B318C">
        <w:rPr>
          <w:sz w:val="22"/>
          <w:szCs w:val="22"/>
          <w:lang w:val="en-US"/>
        </w:rPr>
        <w:t xml:space="preserve"> which are supported by ArmoniK. It can also be </w:t>
      </w:r>
      <w:r w:rsidR="009050D2" w:rsidRPr="001B318C">
        <w:rPr>
          <w:sz w:val="22"/>
          <w:szCs w:val="22"/>
          <w:lang w:val="en-US"/>
        </w:rPr>
        <w:t>deployed</w:t>
      </w:r>
      <w:r w:rsidR="00811D86" w:rsidRPr="001B318C">
        <w:rPr>
          <w:sz w:val="22"/>
          <w:szCs w:val="22"/>
          <w:lang w:val="en-US"/>
        </w:rPr>
        <w:t xml:space="preserve"> </w:t>
      </w:r>
      <w:r w:rsidR="652EE2DC" w:rsidRPr="531E1191">
        <w:rPr>
          <w:sz w:val="22"/>
          <w:szCs w:val="22"/>
          <w:lang w:val="en-US"/>
        </w:rPr>
        <w:t>on</w:t>
      </w:r>
      <w:r w:rsidR="00811D86" w:rsidRPr="001B318C">
        <w:rPr>
          <w:sz w:val="22"/>
          <w:szCs w:val="22"/>
          <w:lang w:val="en-US"/>
        </w:rPr>
        <w:t xml:space="preserve"> </w:t>
      </w:r>
      <w:r w:rsidR="00CD2F08">
        <w:rPr>
          <w:sz w:val="22"/>
          <w:szCs w:val="22"/>
          <w:lang w:val="en-US"/>
        </w:rPr>
        <w:t>Windo</w:t>
      </w:r>
      <w:r w:rsidR="00E44CBD">
        <w:rPr>
          <w:sz w:val="22"/>
          <w:szCs w:val="22"/>
          <w:lang w:val="en-US"/>
        </w:rPr>
        <w:t xml:space="preserve">ws using a Linux virtual machine, like </w:t>
      </w:r>
      <w:r w:rsidR="00A8352B">
        <w:rPr>
          <w:sz w:val="22"/>
          <w:szCs w:val="22"/>
          <w:lang w:val="en-US"/>
        </w:rPr>
        <w:t xml:space="preserve"> WSL2, which is what</w:t>
      </w:r>
      <w:r w:rsidR="00504E7A">
        <w:rPr>
          <w:sz w:val="22"/>
          <w:szCs w:val="22"/>
          <w:lang w:val="en-US"/>
        </w:rPr>
        <w:t xml:space="preserve"> I did. </w:t>
      </w:r>
      <w:r w:rsidR="00766938" w:rsidRPr="004E5A14">
        <w:rPr>
          <w:lang w:val="en-US"/>
        </w:rPr>
        <w:br/>
      </w:r>
      <w:r w:rsidR="00766938" w:rsidRPr="004E5A14">
        <w:rPr>
          <w:lang w:val="en-US"/>
        </w:rPr>
        <w:br/>
      </w:r>
      <w:r w:rsidR="00F508ED" w:rsidRPr="001B318C">
        <w:rPr>
          <w:sz w:val="22"/>
          <w:szCs w:val="22"/>
          <w:lang w:val="en-US"/>
        </w:rPr>
        <w:t xml:space="preserve">To do this, after </w:t>
      </w:r>
      <w:r w:rsidR="007254D6" w:rsidRPr="001B318C">
        <w:rPr>
          <w:sz w:val="22"/>
          <w:szCs w:val="22"/>
          <w:lang w:val="en-US"/>
        </w:rPr>
        <w:t>cloning</w:t>
      </w:r>
      <w:r w:rsidR="00E05577" w:rsidRPr="001B318C">
        <w:rPr>
          <w:sz w:val="22"/>
          <w:szCs w:val="22"/>
          <w:lang w:val="en-US"/>
        </w:rPr>
        <w:t xml:space="preserve"> the ArmoniK remote repository onto my virtual machine WSL2</w:t>
      </w:r>
      <w:r w:rsidR="004236A1" w:rsidRPr="001B318C">
        <w:rPr>
          <w:sz w:val="22"/>
          <w:szCs w:val="22"/>
          <w:lang w:val="en-US"/>
        </w:rPr>
        <w:t xml:space="preserve">, </w:t>
      </w:r>
      <w:r w:rsidR="00AF6BF3">
        <w:rPr>
          <w:sz w:val="22"/>
          <w:szCs w:val="22"/>
          <w:lang w:val="en-US"/>
        </w:rPr>
        <w:t>I had</w:t>
      </w:r>
      <w:r w:rsidR="004236A1" w:rsidRPr="001B318C">
        <w:rPr>
          <w:sz w:val="22"/>
          <w:szCs w:val="22"/>
          <w:lang w:val="en-US"/>
        </w:rPr>
        <w:t xml:space="preserve"> to proceed </w:t>
      </w:r>
      <w:r w:rsidR="00AF6BF3">
        <w:rPr>
          <w:sz w:val="22"/>
          <w:szCs w:val="22"/>
          <w:lang w:val="en-US"/>
        </w:rPr>
        <w:t>to install</w:t>
      </w:r>
      <w:r w:rsidR="004236A1" w:rsidRPr="001B318C">
        <w:rPr>
          <w:sz w:val="22"/>
          <w:szCs w:val="22"/>
          <w:lang w:val="en-US"/>
        </w:rPr>
        <w:t xml:space="preserve"> the prerequisites </w:t>
      </w:r>
      <w:r w:rsidR="00AF6BF3">
        <w:rPr>
          <w:sz w:val="22"/>
          <w:szCs w:val="22"/>
          <w:lang w:val="en-US"/>
        </w:rPr>
        <w:t>in order</w:t>
      </w:r>
      <w:r w:rsidR="004236A1" w:rsidRPr="001B318C">
        <w:rPr>
          <w:sz w:val="22"/>
          <w:szCs w:val="22"/>
          <w:lang w:val="en-US"/>
        </w:rPr>
        <w:t xml:space="preserve"> to enable local deployment. </w:t>
      </w:r>
      <w:r w:rsidR="00C54B65" w:rsidRPr="004E5A14">
        <w:rPr>
          <w:lang w:val="en-US"/>
        </w:rPr>
        <w:br/>
      </w:r>
      <w:r w:rsidR="00C54B65" w:rsidRPr="004E5A14">
        <w:rPr>
          <w:lang w:val="en-US"/>
        </w:rPr>
        <w:br/>
      </w:r>
      <w:r w:rsidR="002B06F2" w:rsidRPr="001B318C">
        <w:rPr>
          <w:sz w:val="22"/>
          <w:szCs w:val="22"/>
          <w:lang w:val="en-US"/>
        </w:rPr>
        <w:t xml:space="preserve">The installation of ArmoniK prerequisites is done notably with </w:t>
      </w:r>
      <w:r w:rsidR="00012DA5">
        <w:rPr>
          <w:sz w:val="22"/>
          <w:szCs w:val="22"/>
          <w:lang w:val="en-US"/>
        </w:rPr>
        <w:t>running of the following script</w:t>
      </w:r>
      <w:r w:rsidR="002B06F2" w:rsidRPr="001B318C">
        <w:rPr>
          <w:sz w:val="22"/>
          <w:szCs w:val="22"/>
          <w:lang w:val="en-US"/>
        </w:rPr>
        <w:t xml:space="preserve">: </w:t>
      </w:r>
      <w:r w:rsidR="002B06F2" w:rsidRPr="001B318C">
        <w:rPr>
          <w:rStyle w:val="HTMLCode"/>
          <w:rFonts w:ascii="Times New Roman" w:eastAsiaTheme="majorEastAsia" w:hAnsi="Times New Roman" w:cs="Times New Roman"/>
          <w:sz w:val="22"/>
          <w:szCs w:val="22"/>
          <w:lang w:val="en-US"/>
        </w:rPr>
        <w:t>./infrastructure/utils/scripts/installation/prerequisites-installer.sh</w:t>
      </w:r>
      <w:r w:rsidR="002B06F2" w:rsidRPr="001B318C">
        <w:rPr>
          <w:sz w:val="22"/>
          <w:szCs w:val="22"/>
          <w:lang w:val="en-US"/>
        </w:rPr>
        <w:t>.</w:t>
      </w:r>
      <w:ins w:id="29" w:author="Linda OUCHAOU (ANEO)" w:date="2024-07-10T12:41:00Z">
        <w:r w:rsidR="1B83E95F" w:rsidRPr="742A0F82">
          <w:rPr>
            <w:sz w:val="22"/>
            <w:szCs w:val="22"/>
            <w:lang w:val="en-US"/>
          </w:rPr>
          <w:t xml:space="preserve"> </w:t>
        </w:r>
      </w:ins>
      <w:r w:rsidR="00E23819" w:rsidRPr="004E5A14">
        <w:rPr>
          <w:lang w:val="en-US"/>
        </w:rPr>
        <w:br/>
      </w:r>
    </w:p>
    <w:p w14:paraId="16A28272" w14:textId="6B37AE4B" w:rsidR="00D207D8" w:rsidRPr="00682991" w:rsidRDefault="00D207D8" w:rsidP="00D207D8">
      <w:pPr>
        <w:pStyle w:val="NormalWeb"/>
        <w:rPr>
          <w:sz w:val="22"/>
          <w:szCs w:val="22"/>
          <w:lang w:val="en-US"/>
        </w:rPr>
      </w:pPr>
      <w:r w:rsidRPr="00682991">
        <w:rPr>
          <w:sz w:val="22"/>
          <w:szCs w:val="22"/>
          <w:lang w:val="en-US"/>
        </w:rPr>
        <w:lastRenderedPageBreak/>
        <w:t xml:space="preserve">It installs the following </w:t>
      </w:r>
      <w:r w:rsidR="004518B3" w:rsidRPr="00DF0F61">
        <w:rPr>
          <w:sz w:val="22"/>
          <w:szCs w:val="22"/>
          <w:lang w:val="en-US"/>
        </w:rPr>
        <w:t>libraries</w:t>
      </w:r>
      <w:r w:rsidRPr="00682991">
        <w:rPr>
          <w:sz w:val="22"/>
          <w:szCs w:val="22"/>
          <w:lang w:val="en-US"/>
        </w:rPr>
        <w:t>:</w:t>
      </w:r>
    </w:p>
    <w:p w14:paraId="73730B0E" w14:textId="7BC59B35"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Make</w:t>
      </w:r>
      <w:r w:rsidRPr="001B318C">
        <w:rPr>
          <w:rFonts w:ascii="Times New Roman" w:eastAsia="Times New Roman" w:hAnsi="Times New Roman" w:cs="Times New Roman"/>
          <w:kern w:val="0"/>
          <w:sz w:val="22"/>
          <w:szCs w:val="22"/>
          <w:lang w:val="en-US" w:eastAsia="fr-FR"/>
          <w14:ligatures w14:val="none"/>
        </w:rPr>
        <w:t xml:space="preserve">: ArmoniK uses Make to </w:t>
      </w:r>
      <w:r w:rsidR="00E0724B">
        <w:rPr>
          <w:rFonts w:ascii="Times New Roman" w:eastAsia="Times New Roman" w:hAnsi="Times New Roman" w:cs="Times New Roman"/>
          <w:kern w:val="0"/>
          <w:sz w:val="22"/>
          <w:szCs w:val="22"/>
          <w:lang w:val="en-US" w:eastAsia="fr-FR"/>
          <w14:ligatures w14:val="none"/>
        </w:rPr>
        <w:t xml:space="preserve">execute </w:t>
      </w:r>
      <w:r w:rsidR="0023580C">
        <w:rPr>
          <w:rFonts w:ascii="Times New Roman" w:eastAsia="Times New Roman" w:hAnsi="Times New Roman" w:cs="Times New Roman"/>
          <w:kern w:val="0"/>
          <w:sz w:val="22"/>
          <w:szCs w:val="22"/>
          <w:lang w:val="en-US" w:eastAsia="fr-FR"/>
          <w14:ligatures w14:val="none"/>
        </w:rPr>
        <w:t xml:space="preserve">diverse </w:t>
      </w:r>
      <w:r w:rsidR="00E0724B">
        <w:rPr>
          <w:rFonts w:ascii="Times New Roman" w:eastAsia="Times New Roman" w:hAnsi="Times New Roman" w:cs="Times New Roman"/>
          <w:kern w:val="0"/>
          <w:sz w:val="22"/>
          <w:szCs w:val="22"/>
          <w:lang w:val="en-US" w:eastAsia="fr-FR"/>
          <w14:ligatures w14:val="none"/>
        </w:rPr>
        <w:t>Make</w:t>
      </w:r>
      <w:r w:rsidR="00851585">
        <w:rPr>
          <w:rFonts w:ascii="Times New Roman" w:eastAsia="Times New Roman" w:hAnsi="Times New Roman" w:cs="Times New Roman"/>
          <w:kern w:val="0"/>
          <w:sz w:val="22"/>
          <w:szCs w:val="22"/>
          <w:lang w:val="en-US" w:eastAsia="fr-FR"/>
          <w14:ligatures w14:val="none"/>
        </w:rPr>
        <w:t>f</w:t>
      </w:r>
      <w:r w:rsidR="00E0724B">
        <w:rPr>
          <w:rFonts w:ascii="Times New Roman" w:eastAsia="Times New Roman" w:hAnsi="Times New Roman" w:cs="Times New Roman"/>
          <w:kern w:val="0"/>
          <w:sz w:val="22"/>
          <w:szCs w:val="22"/>
          <w:lang w:val="en-US" w:eastAsia="fr-FR"/>
          <w14:ligatures w14:val="none"/>
        </w:rPr>
        <w:t>ile</w:t>
      </w:r>
      <w:r w:rsidR="00851585">
        <w:rPr>
          <w:rFonts w:ascii="Times New Roman" w:eastAsia="Times New Roman" w:hAnsi="Times New Roman" w:cs="Times New Roman"/>
          <w:kern w:val="0"/>
          <w:sz w:val="22"/>
          <w:szCs w:val="22"/>
          <w:lang w:val="en-US" w:eastAsia="fr-FR"/>
          <w14:ligatures w14:val="none"/>
        </w:rPr>
        <w:t>s instructions</w:t>
      </w:r>
      <w:r w:rsidRPr="001B318C">
        <w:rPr>
          <w:rFonts w:ascii="Times New Roman" w:eastAsia="Times New Roman" w:hAnsi="Times New Roman" w:cs="Times New Roman"/>
          <w:kern w:val="0"/>
          <w:sz w:val="22"/>
          <w:szCs w:val="22"/>
          <w:lang w:val="en-US" w:eastAsia="fr-FR"/>
          <w14:ligatures w14:val="none"/>
        </w:rPr>
        <w:t>.</w:t>
      </w:r>
    </w:p>
    <w:p w14:paraId="1F7C0868"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JQ</w:t>
      </w:r>
      <w:r w:rsidRPr="001B318C">
        <w:rPr>
          <w:rFonts w:ascii="Times New Roman" w:eastAsia="Times New Roman" w:hAnsi="Times New Roman" w:cs="Times New Roman"/>
          <w:kern w:val="0"/>
          <w:sz w:val="22"/>
          <w:szCs w:val="22"/>
          <w:lang w:val="en-US" w:eastAsia="fr-FR"/>
          <w14:ligatures w14:val="none"/>
        </w:rPr>
        <w:t>: ArmoniK uses JQ to parse JSON.</w:t>
      </w:r>
    </w:p>
    <w:p w14:paraId="745B3C0B"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Python3</w:t>
      </w:r>
      <w:r w:rsidRPr="001B318C">
        <w:rPr>
          <w:rFonts w:ascii="Times New Roman" w:eastAsia="Times New Roman" w:hAnsi="Times New Roman" w:cs="Times New Roman"/>
          <w:kern w:val="0"/>
          <w:sz w:val="22"/>
          <w:szCs w:val="22"/>
          <w:lang w:val="en-US" w:eastAsia="fr-FR"/>
          <w14:ligatures w14:val="none"/>
        </w:rPr>
        <w:t>: ArmoniK uses Python3 to run scripts.</w:t>
      </w:r>
    </w:p>
    <w:p w14:paraId="6B1B7006"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HCL2</w:t>
      </w:r>
      <w:r w:rsidRPr="001B318C">
        <w:rPr>
          <w:rFonts w:ascii="Times New Roman" w:eastAsia="Times New Roman" w:hAnsi="Times New Roman" w:cs="Times New Roman"/>
          <w:kern w:val="0"/>
          <w:sz w:val="22"/>
          <w:szCs w:val="22"/>
          <w:lang w:val="en-US" w:eastAsia="fr-FR"/>
          <w14:ligatures w14:val="none"/>
        </w:rPr>
        <w:t>: ArmoniK uses HCL2 to parse Terraform files.</w:t>
      </w:r>
    </w:p>
    <w:p w14:paraId="16A5841A"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Jsonpath-ng</w:t>
      </w:r>
      <w:r w:rsidRPr="001B318C">
        <w:rPr>
          <w:rFonts w:ascii="Times New Roman" w:eastAsia="Times New Roman" w:hAnsi="Times New Roman" w:cs="Times New Roman"/>
          <w:kern w:val="0"/>
          <w:sz w:val="22"/>
          <w:szCs w:val="22"/>
          <w:lang w:val="en-US" w:eastAsia="fr-FR"/>
          <w14:ligatures w14:val="none"/>
        </w:rPr>
        <w:t>: ArmoniK uses jsonpath-ng to parse JSON.</w:t>
      </w:r>
    </w:p>
    <w:p w14:paraId="66C99EE7"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Terraform</w:t>
      </w:r>
      <w:r w:rsidRPr="001B318C">
        <w:rPr>
          <w:rFonts w:ascii="Times New Roman" w:eastAsia="Times New Roman" w:hAnsi="Times New Roman" w:cs="Times New Roman"/>
          <w:kern w:val="0"/>
          <w:sz w:val="22"/>
          <w:szCs w:val="22"/>
          <w:lang w:val="en-US" w:eastAsia="fr-FR"/>
          <w14:ligatures w14:val="none"/>
        </w:rPr>
        <w:t>: ArmoniK uses Terraform to deploy infrastructure.</w:t>
      </w:r>
    </w:p>
    <w:p w14:paraId="5FE1EC5E" w14:textId="64D10070"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Docker</w:t>
      </w:r>
      <w:r w:rsidRPr="001B318C">
        <w:rPr>
          <w:rFonts w:ascii="Times New Roman" w:eastAsia="Times New Roman" w:hAnsi="Times New Roman" w:cs="Times New Roman"/>
          <w:kern w:val="0"/>
          <w:sz w:val="22"/>
          <w:szCs w:val="22"/>
          <w:lang w:val="en-US" w:eastAsia="fr-FR"/>
          <w14:ligatures w14:val="none"/>
        </w:rPr>
        <w:t>: ArmoniK uses Docker to run containers.</w:t>
      </w:r>
    </w:p>
    <w:p w14:paraId="7935B3ED"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Helm</w:t>
      </w:r>
      <w:r w:rsidRPr="001B318C">
        <w:rPr>
          <w:rFonts w:ascii="Times New Roman" w:eastAsia="Times New Roman" w:hAnsi="Times New Roman" w:cs="Times New Roman"/>
          <w:kern w:val="0"/>
          <w:sz w:val="22"/>
          <w:szCs w:val="22"/>
          <w:lang w:val="en-US" w:eastAsia="fr-FR"/>
          <w14:ligatures w14:val="none"/>
        </w:rPr>
        <w:t>: ArmoniK uses Helm to deploy applications.</w:t>
      </w:r>
    </w:p>
    <w:p w14:paraId="1C448CE0" w14:textId="77777777" w:rsidR="00D207D8" w:rsidRPr="001B318C"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1B318C">
        <w:rPr>
          <w:rFonts w:ascii="Times New Roman" w:eastAsia="Times New Roman" w:hAnsi="Times New Roman" w:cs="Times New Roman"/>
          <w:b/>
          <w:bCs/>
          <w:kern w:val="0"/>
          <w:sz w:val="22"/>
          <w:szCs w:val="22"/>
          <w:lang w:val="en-US" w:eastAsia="fr-FR"/>
          <w14:ligatures w14:val="none"/>
        </w:rPr>
        <w:t>Kubernetes</w:t>
      </w:r>
      <w:r w:rsidRPr="001B318C">
        <w:rPr>
          <w:rFonts w:ascii="Times New Roman" w:eastAsia="Times New Roman" w:hAnsi="Times New Roman" w:cs="Times New Roman"/>
          <w:kern w:val="0"/>
          <w:sz w:val="22"/>
          <w:szCs w:val="22"/>
          <w:lang w:val="en-US" w:eastAsia="fr-FR"/>
          <w14:ligatures w14:val="none"/>
        </w:rPr>
        <w:t>: ArmoniK uses Kubernetes to orchestrate containers.</w:t>
      </w:r>
    </w:p>
    <w:p w14:paraId="0CDD37EF" w14:textId="77777777" w:rsidR="00D207D8" w:rsidRPr="00D207D8"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D207D8">
        <w:rPr>
          <w:rFonts w:ascii="Times New Roman" w:eastAsia="Times New Roman" w:hAnsi="Times New Roman" w:cs="Times New Roman"/>
          <w:b/>
          <w:bCs/>
          <w:kern w:val="0"/>
          <w:sz w:val="22"/>
          <w:szCs w:val="22"/>
          <w:lang w:val="en-US" w:eastAsia="fr-FR"/>
          <w14:ligatures w14:val="none"/>
        </w:rPr>
        <w:t>K3s</w:t>
      </w:r>
      <w:r w:rsidRPr="00D207D8">
        <w:rPr>
          <w:rFonts w:ascii="Times New Roman" w:eastAsia="Times New Roman" w:hAnsi="Times New Roman" w:cs="Times New Roman"/>
          <w:kern w:val="0"/>
          <w:sz w:val="22"/>
          <w:szCs w:val="22"/>
          <w:lang w:val="en-US" w:eastAsia="fr-FR"/>
          <w14:ligatures w14:val="none"/>
        </w:rPr>
        <w:t>: ArmoniK uses K3s, a lightweight Kubernetes distribution, for development environments.</w:t>
      </w:r>
    </w:p>
    <w:p w14:paraId="1DB7750A" w14:textId="77777777" w:rsidR="00D207D8" w:rsidRPr="00D207D8" w:rsidRDefault="00D207D8" w:rsidP="00D207D8">
      <w:pPr>
        <w:numPr>
          <w:ilvl w:val="0"/>
          <w:numId w:val="17"/>
        </w:numPr>
        <w:spacing w:before="100" w:beforeAutospacing="1" w:after="100" w:afterAutospacing="1" w:line="240" w:lineRule="auto"/>
        <w:rPr>
          <w:rFonts w:ascii="Times New Roman" w:eastAsia="Times New Roman" w:hAnsi="Times New Roman" w:cs="Times New Roman"/>
          <w:kern w:val="0"/>
          <w:sz w:val="22"/>
          <w:szCs w:val="22"/>
          <w:lang w:val="en-US" w:eastAsia="fr-FR"/>
          <w14:ligatures w14:val="none"/>
        </w:rPr>
      </w:pPr>
      <w:r w:rsidRPr="00D207D8">
        <w:rPr>
          <w:rFonts w:ascii="Times New Roman" w:eastAsia="Times New Roman" w:hAnsi="Times New Roman" w:cs="Times New Roman"/>
          <w:b/>
          <w:bCs/>
          <w:kern w:val="0"/>
          <w:sz w:val="22"/>
          <w:szCs w:val="22"/>
          <w:lang w:val="en-US" w:eastAsia="fr-FR"/>
          <w14:ligatures w14:val="none"/>
        </w:rPr>
        <w:t>Kubectl</w:t>
      </w:r>
      <w:r w:rsidRPr="00D207D8">
        <w:rPr>
          <w:rFonts w:ascii="Times New Roman" w:eastAsia="Times New Roman" w:hAnsi="Times New Roman" w:cs="Times New Roman"/>
          <w:kern w:val="0"/>
          <w:sz w:val="22"/>
          <w:szCs w:val="22"/>
          <w:lang w:val="en-US" w:eastAsia="fr-FR"/>
          <w14:ligatures w14:val="none"/>
        </w:rPr>
        <w:t>: ArmoniK uses kubectl to manage Kubernetes.</w:t>
      </w:r>
    </w:p>
    <w:p w14:paraId="1A975E6F" w14:textId="11988B69" w:rsidR="00A018F8" w:rsidRPr="00105808" w:rsidRDefault="00692332" w:rsidP="00727D06">
      <w:pPr>
        <w:rPr>
          <w:rFonts w:ascii="Times New Roman" w:hAnsi="Times New Roman" w:cs="Times New Roman"/>
          <w:sz w:val="22"/>
          <w:szCs w:val="22"/>
          <w:lang w:val="en-US"/>
        </w:rPr>
      </w:pPr>
      <w:r>
        <w:rPr>
          <w:noProof/>
          <w:lang w:val="en-US"/>
        </w:rPr>
        <w:drawing>
          <wp:anchor distT="0" distB="0" distL="114300" distR="114300" simplePos="0" relativeHeight="251658247" behindDoc="0" locked="0" layoutInCell="1" allowOverlap="1" wp14:anchorId="2981DF27" wp14:editId="6DE1B43C">
            <wp:simplePos x="0" y="0"/>
            <wp:positionH relativeFrom="margin">
              <wp:align>left</wp:align>
            </wp:positionH>
            <wp:positionV relativeFrom="paragraph">
              <wp:posOffset>664210</wp:posOffset>
            </wp:positionV>
            <wp:extent cx="5715000" cy="2016125"/>
            <wp:effectExtent l="0" t="0" r="0" b="3175"/>
            <wp:wrapTopAndBottom/>
            <wp:docPr id="140187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739"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428" cy="2021920"/>
                    </a:xfrm>
                    <a:prstGeom prst="rect">
                      <a:avLst/>
                    </a:prstGeom>
                  </pic:spPr>
                </pic:pic>
              </a:graphicData>
            </a:graphic>
            <wp14:sizeRelH relativeFrom="margin">
              <wp14:pctWidth>0</wp14:pctWidth>
            </wp14:sizeRelH>
            <wp14:sizeRelV relativeFrom="margin">
              <wp14:pctHeight>0</wp14:pctHeight>
            </wp14:sizeRelV>
          </wp:anchor>
        </w:drawing>
      </w:r>
      <w:r w:rsidR="00E43ADC">
        <w:rPr>
          <w:noProof/>
        </w:rPr>
        <mc:AlternateContent>
          <mc:Choice Requires="wps">
            <w:drawing>
              <wp:anchor distT="0" distB="0" distL="114300" distR="114300" simplePos="0" relativeHeight="251658252" behindDoc="0" locked="0" layoutInCell="1" allowOverlap="1" wp14:anchorId="707BEB63" wp14:editId="51703103">
                <wp:simplePos x="0" y="0"/>
                <wp:positionH relativeFrom="column">
                  <wp:posOffset>0</wp:posOffset>
                </wp:positionH>
                <wp:positionV relativeFrom="paragraph">
                  <wp:posOffset>2741930</wp:posOffset>
                </wp:positionV>
                <wp:extent cx="4397375" cy="635"/>
                <wp:effectExtent l="0" t="0" r="0" b="0"/>
                <wp:wrapTopAndBottom/>
                <wp:docPr id="1430047397" name="Text Box 1"/>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14:paraId="3E63F117" w14:textId="52EDCB80" w:rsidR="00E43ADC" w:rsidRPr="00A37C59" w:rsidRDefault="00FC77DE" w:rsidP="005D755C">
                            <w:pPr>
                              <w:pStyle w:val="Caption"/>
                              <w:ind w:left="1416" w:firstLine="708"/>
                              <w:rPr>
                                <w:noProof/>
                                <w:lang w:val="en-US"/>
                              </w:rPr>
                            </w:pPr>
                            <w:r>
                              <w:t xml:space="preserve">                      </w:t>
                            </w:r>
                            <w:bookmarkStart w:id="30" w:name="_Toc171435379"/>
                            <w:r w:rsidR="00E43ADC">
                              <w:t xml:space="preserve">Figure </w:t>
                            </w:r>
                            <w:r w:rsidR="00E43ADC">
                              <w:fldChar w:fldCharType="begin"/>
                            </w:r>
                            <w:r w:rsidR="00E43ADC">
                              <w:instrText xml:space="preserve"> SEQ Figure \* ARABIC </w:instrText>
                            </w:r>
                            <w:r w:rsidR="00E43ADC">
                              <w:fldChar w:fldCharType="separate"/>
                            </w:r>
                            <w:r w:rsidR="00717C41">
                              <w:rPr>
                                <w:noProof/>
                              </w:rPr>
                              <w:t>7</w:t>
                            </w:r>
                            <w:r w:rsidR="00E43ADC">
                              <w:fldChar w:fldCharType="end"/>
                            </w:r>
                            <w:r w:rsidR="00E43ADC">
                              <w:t xml:space="preserve">: </w:t>
                            </w:r>
                            <w:bookmarkEnd w:id="30"/>
                            <w:r w:rsidR="00F8568E">
                              <w:t>ArmoniK’s deployement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BEB63" id="_x0000_s1030" type="#_x0000_t202" style="position:absolute;margin-left:0;margin-top:215.9pt;width:346.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" stroked="f">
                <v:textbox style="mso-fit-shape-to-text:t" inset="0,0,0,0">
                  <w:txbxContent>
                    <w:p w14:paraId="3E63F117" w14:textId="52EDCB80" w:rsidR="00E43ADC" w:rsidRPr="00A37C59" w:rsidRDefault="00FC77DE" w:rsidP="005D755C">
                      <w:pPr>
                        <w:pStyle w:val="Caption"/>
                        <w:ind w:left="1416" w:firstLine="708"/>
                        <w:rPr>
                          <w:noProof/>
                          <w:lang w:val="en-US"/>
                        </w:rPr>
                      </w:pPr>
                      <w:r>
                        <w:t xml:space="preserve">                      </w:t>
                      </w:r>
                      <w:bookmarkStart w:id="31" w:name="_Toc171435379"/>
                      <w:r w:rsidR="00E43ADC">
                        <w:t xml:space="preserve">Figure </w:t>
                      </w:r>
                      <w:r w:rsidR="00E43ADC">
                        <w:fldChar w:fldCharType="begin"/>
                      </w:r>
                      <w:r w:rsidR="00E43ADC">
                        <w:instrText xml:space="preserve"> SEQ Figure \* ARABIC </w:instrText>
                      </w:r>
                      <w:r w:rsidR="00E43ADC">
                        <w:fldChar w:fldCharType="separate"/>
                      </w:r>
                      <w:r w:rsidR="00717C41">
                        <w:rPr>
                          <w:noProof/>
                        </w:rPr>
                        <w:t>7</w:t>
                      </w:r>
                      <w:r w:rsidR="00E43ADC">
                        <w:fldChar w:fldCharType="end"/>
                      </w:r>
                      <w:r w:rsidR="00E43ADC">
                        <w:t xml:space="preserve">: </w:t>
                      </w:r>
                      <w:bookmarkEnd w:id="31"/>
                      <w:r w:rsidR="00F8568E">
                        <w:t>ArmoniK’s deployement</w:t>
                      </w:r>
                    </w:p>
                  </w:txbxContent>
                </v:textbox>
                <w10:wrap type="topAndBottom"/>
              </v:shape>
            </w:pict>
          </mc:Fallback>
        </mc:AlternateContent>
      </w:r>
      <w:r w:rsidR="00105808" w:rsidRPr="00105808">
        <w:rPr>
          <w:rFonts w:ascii="Times New Roman" w:hAnsi="Times New Roman" w:cs="Times New Roman"/>
          <w:sz w:val="22"/>
          <w:szCs w:val="22"/>
          <w:lang w:val="en-US"/>
        </w:rPr>
        <w:t xml:space="preserve">Next, to deploy the ArmoniK application, </w:t>
      </w:r>
      <w:r w:rsidR="00F91C6D">
        <w:rPr>
          <w:rFonts w:ascii="Times New Roman" w:hAnsi="Times New Roman" w:cs="Times New Roman"/>
          <w:sz w:val="22"/>
          <w:szCs w:val="22"/>
          <w:lang w:val="en-US"/>
        </w:rPr>
        <w:t xml:space="preserve">we </w:t>
      </w:r>
      <w:r w:rsidR="00105808" w:rsidRPr="00105808">
        <w:rPr>
          <w:rFonts w:ascii="Times New Roman" w:hAnsi="Times New Roman" w:cs="Times New Roman"/>
          <w:sz w:val="22"/>
          <w:szCs w:val="22"/>
          <w:lang w:val="en-US"/>
        </w:rPr>
        <w:t xml:space="preserve">navigate to the </w:t>
      </w:r>
      <w:r w:rsidR="00105808" w:rsidRPr="00105808">
        <w:rPr>
          <w:rStyle w:val="HTMLCode"/>
          <w:rFonts w:ascii="Times New Roman" w:eastAsiaTheme="majorEastAsia" w:hAnsi="Times New Roman" w:cs="Times New Roman"/>
          <w:sz w:val="22"/>
          <w:szCs w:val="22"/>
          <w:lang w:val="en-US"/>
        </w:rPr>
        <w:t>infrastructure/quick-deploy/localhost</w:t>
      </w:r>
      <w:r w:rsidR="00105808" w:rsidRPr="00105808">
        <w:rPr>
          <w:rFonts w:ascii="Times New Roman" w:hAnsi="Times New Roman" w:cs="Times New Roman"/>
          <w:sz w:val="22"/>
          <w:szCs w:val="22"/>
          <w:lang w:val="en-US"/>
        </w:rPr>
        <w:t xml:space="preserve"> directory of the repository, then enter the command: </w:t>
      </w:r>
      <w:r w:rsidR="00FF0363">
        <w:rPr>
          <w:rFonts w:ascii="Times New Roman" w:hAnsi="Times New Roman" w:cs="Times New Roman"/>
          <w:sz w:val="22"/>
          <w:szCs w:val="22"/>
          <w:lang w:val="en-US"/>
        </w:rPr>
        <w:t>“</w:t>
      </w:r>
      <w:r w:rsidR="00105808" w:rsidRPr="00105808">
        <w:rPr>
          <w:rStyle w:val="HTMLCode"/>
          <w:rFonts w:ascii="Times New Roman" w:eastAsiaTheme="majorEastAsia" w:hAnsi="Times New Roman" w:cs="Times New Roman"/>
          <w:sz w:val="22"/>
          <w:szCs w:val="22"/>
          <w:lang w:val="en-US"/>
        </w:rPr>
        <w:t>make</w:t>
      </w:r>
      <w:r w:rsidR="00105808" w:rsidRPr="00105808">
        <w:rPr>
          <w:rFonts w:ascii="Times New Roman" w:hAnsi="Times New Roman" w:cs="Times New Roman"/>
          <w:sz w:val="22"/>
          <w:szCs w:val="22"/>
          <w:lang w:val="en-US"/>
        </w:rPr>
        <w:t xml:space="preserve"> or </w:t>
      </w:r>
      <w:r w:rsidR="00105808" w:rsidRPr="00105808">
        <w:rPr>
          <w:rStyle w:val="HTMLCode"/>
          <w:rFonts w:ascii="Times New Roman" w:eastAsiaTheme="majorEastAsia" w:hAnsi="Times New Roman" w:cs="Times New Roman"/>
          <w:sz w:val="22"/>
          <w:szCs w:val="22"/>
          <w:lang w:val="en-US"/>
        </w:rPr>
        <w:t>make deploy</w:t>
      </w:r>
      <w:r w:rsidR="00FF0363">
        <w:rPr>
          <w:rStyle w:val="HTMLCode"/>
          <w:rFonts w:ascii="Times New Roman" w:eastAsiaTheme="majorEastAsia" w:hAnsi="Times New Roman" w:cs="Times New Roman"/>
          <w:sz w:val="22"/>
          <w:szCs w:val="22"/>
          <w:lang w:val="en-US"/>
        </w:rPr>
        <w:t>”</w:t>
      </w:r>
      <w:r w:rsidR="00105808" w:rsidRPr="00105808">
        <w:rPr>
          <w:rFonts w:ascii="Times New Roman" w:hAnsi="Times New Roman" w:cs="Times New Roman"/>
          <w:sz w:val="22"/>
          <w:szCs w:val="22"/>
          <w:lang w:val="en-US"/>
        </w:rPr>
        <w:t xml:space="preserve">. </w:t>
      </w:r>
      <w:r w:rsidR="00105808" w:rsidRPr="00734270">
        <w:rPr>
          <w:rFonts w:ascii="Times New Roman" w:hAnsi="Times New Roman" w:cs="Times New Roman"/>
          <w:sz w:val="22"/>
          <w:szCs w:val="22"/>
          <w:lang w:val="en-US"/>
        </w:rPr>
        <w:t xml:space="preserve">This command will </w:t>
      </w:r>
      <w:r w:rsidR="00E748B6">
        <w:rPr>
          <w:rFonts w:ascii="Times New Roman" w:hAnsi="Times New Roman" w:cs="Times New Roman"/>
          <w:sz w:val="22"/>
          <w:szCs w:val="22"/>
          <w:lang w:val="en-US"/>
        </w:rPr>
        <w:t>run</w:t>
      </w:r>
      <w:r w:rsidR="00105808" w:rsidRPr="00734270">
        <w:rPr>
          <w:rFonts w:ascii="Times New Roman" w:hAnsi="Times New Roman" w:cs="Times New Roman"/>
          <w:sz w:val="22"/>
          <w:szCs w:val="22"/>
          <w:lang w:val="en-US"/>
        </w:rPr>
        <w:t xml:space="preserve"> </w:t>
      </w:r>
      <w:r w:rsidR="004E5FFC">
        <w:rPr>
          <w:rFonts w:ascii="Times New Roman" w:hAnsi="Times New Roman" w:cs="Times New Roman"/>
          <w:sz w:val="22"/>
          <w:szCs w:val="22"/>
          <w:lang w:val="en-US"/>
        </w:rPr>
        <w:t>every needed step to deploy</w:t>
      </w:r>
      <w:r w:rsidR="00105808" w:rsidRPr="00734270">
        <w:rPr>
          <w:rFonts w:ascii="Times New Roman" w:hAnsi="Times New Roman" w:cs="Times New Roman"/>
          <w:sz w:val="22"/>
          <w:szCs w:val="22"/>
          <w:lang w:val="en-US"/>
        </w:rPr>
        <w:t xml:space="preserve"> the application.</w:t>
      </w:r>
    </w:p>
    <w:p w14:paraId="23BB0543" w14:textId="77777777" w:rsidR="0034764D" w:rsidRDefault="0034764D" w:rsidP="00351AE4">
      <w:pPr>
        <w:pStyle w:val="NormalWeb"/>
        <w:rPr>
          <w:sz w:val="22"/>
          <w:szCs w:val="22"/>
          <w:lang w:val="en-US"/>
        </w:rPr>
      </w:pPr>
    </w:p>
    <w:p w14:paraId="2FAB4697" w14:textId="5585A12A" w:rsidR="0034764D" w:rsidRPr="0034764D" w:rsidRDefault="0034764D" w:rsidP="0035433E">
      <w:pPr>
        <w:pStyle w:val="Heading3"/>
        <w:numPr>
          <w:ilvl w:val="0"/>
          <w:numId w:val="28"/>
        </w:numPr>
        <w:rPr>
          <w:lang w:val="en-US"/>
        </w:rPr>
      </w:pPr>
      <w:bookmarkStart w:id="32" w:name="_Toc171521509"/>
      <w:r w:rsidRPr="4B6F9800">
        <w:rPr>
          <w:lang w:val="en-US"/>
        </w:rPr>
        <w:t>ArmoniK tests: HTC</w:t>
      </w:r>
      <w:r>
        <w:rPr>
          <w:lang w:val="en-US"/>
        </w:rPr>
        <w:t xml:space="preserve"> Mock, Bench, and HelloWorld</w:t>
      </w:r>
      <w:bookmarkEnd w:id="32"/>
    </w:p>
    <w:p w14:paraId="4777E63B" w14:textId="0196939E" w:rsidR="005B39E7" w:rsidRPr="001B318C" w:rsidRDefault="00DA6430" w:rsidP="00351AE4">
      <w:pPr>
        <w:pStyle w:val="NormalWeb"/>
        <w:rPr>
          <w:sz w:val="22"/>
          <w:szCs w:val="22"/>
          <w:lang w:val="en-US"/>
        </w:rPr>
      </w:pPr>
      <w:r w:rsidRPr="001B318C">
        <w:rPr>
          <w:sz w:val="22"/>
          <w:szCs w:val="22"/>
          <w:lang w:val="en-US"/>
        </w:rPr>
        <w:t>After</w:t>
      </w:r>
      <w:r w:rsidRPr="4B6F9800">
        <w:rPr>
          <w:sz w:val="22"/>
          <w:szCs w:val="22"/>
          <w:lang w:val="en-US"/>
        </w:rPr>
        <w:t xml:space="preserve"> </w:t>
      </w:r>
      <w:r w:rsidRPr="001B318C">
        <w:rPr>
          <w:sz w:val="22"/>
          <w:szCs w:val="22"/>
          <w:lang w:val="en-US"/>
        </w:rPr>
        <w:t xml:space="preserve">deployment, the next step </w:t>
      </w:r>
      <w:r w:rsidR="3EFA32D2" w:rsidRPr="3C71C0FA">
        <w:rPr>
          <w:sz w:val="22"/>
          <w:szCs w:val="22"/>
          <w:lang w:val="en-US"/>
        </w:rPr>
        <w:t>is</w:t>
      </w:r>
      <w:r w:rsidRPr="001B318C">
        <w:rPr>
          <w:sz w:val="22"/>
          <w:szCs w:val="22"/>
          <w:lang w:val="en-US"/>
        </w:rPr>
        <w:t xml:space="preserve"> to run the various tests on the ArmoniK application to make sure everything was working properly.</w:t>
      </w:r>
      <w:r w:rsidR="00980AB1" w:rsidRPr="001B318C">
        <w:rPr>
          <w:sz w:val="22"/>
          <w:szCs w:val="22"/>
          <w:lang w:val="en-US"/>
        </w:rPr>
        <w:t xml:space="preserve"> </w:t>
      </w:r>
      <w:r w:rsidR="005B39E7" w:rsidRPr="001B318C">
        <w:rPr>
          <w:sz w:val="22"/>
          <w:szCs w:val="22"/>
          <w:lang w:val="en-US"/>
        </w:rPr>
        <w:t>First of all, I started with launching HTC mock. HTC Mock is a test tool for ArmoniK used to generate tasks that will be run by the ArmoniK framework. It is also employed in Continuous Integration (CI) to automatically test ArmoniK, but it can also be utilized during development to generate realistic tasks. The par</w:t>
      </w:r>
      <w:r w:rsidR="00451FF4" w:rsidRPr="001B318C">
        <w:rPr>
          <w:sz w:val="22"/>
          <w:szCs w:val="22"/>
          <w:lang w:val="en-US"/>
        </w:rPr>
        <w:t>ticularity</w:t>
      </w:r>
      <w:r w:rsidR="005B39E7" w:rsidRPr="001B318C">
        <w:rPr>
          <w:sz w:val="22"/>
          <w:szCs w:val="22"/>
          <w:lang w:val="en-US"/>
        </w:rPr>
        <w:t xml:space="preserve"> of HTC mock is that it allows for subtasking.</w:t>
      </w:r>
    </w:p>
    <w:p w14:paraId="0300A68D" w14:textId="38CF04B2" w:rsidR="00FB73EB" w:rsidRPr="001B318C" w:rsidRDefault="009B5C64" w:rsidP="00351AE4">
      <w:pPr>
        <w:pStyle w:val="NormalWeb"/>
        <w:rPr>
          <w:sz w:val="22"/>
          <w:szCs w:val="22"/>
          <w:lang w:val="en-US"/>
        </w:rPr>
      </w:pPr>
      <w:r w:rsidRPr="001B318C">
        <w:rPr>
          <w:sz w:val="22"/>
          <w:szCs w:val="22"/>
          <w:lang w:val="en-US"/>
        </w:rPr>
        <w:br/>
      </w:r>
      <w:r w:rsidR="00E23CD4" w:rsidRPr="001B318C">
        <w:rPr>
          <w:sz w:val="22"/>
          <w:szCs w:val="22"/>
          <w:lang w:val="en-US"/>
        </w:rPr>
        <w:t>Next, I launched Bench. It is somewhat similar to HTC mock but does not support subtasking. Bench is specifically used for performance regression testing, which means checking if there has been a loss or gain in performance from one version to another.</w:t>
      </w:r>
    </w:p>
    <w:p w14:paraId="4B5006C2" w14:textId="655EBC7A" w:rsidR="00383571" w:rsidRDefault="00FB73EB" w:rsidP="006E5D6B">
      <w:pPr>
        <w:pStyle w:val="NormalWeb"/>
        <w:rPr>
          <w:rStyle w:val="Heading3Char"/>
          <w:rFonts w:asciiTheme="minorHAnsi" w:hAnsiTheme="minorHAnsi"/>
          <w:lang w:val="en-US"/>
        </w:rPr>
      </w:pPr>
      <w:r w:rsidRPr="001B318C">
        <w:rPr>
          <w:sz w:val="22"/>
          <w:szCs w:val="22"/>
          <w:lang w:val="en-US"/>
        </w:rPr>
        <w:t>And, finally, I launched a HelloWorld. First of all, I needed to clone the ArmoniK.Samples repository in addition to the ArmoniK repository.</w:t>
      </w:r>
      <w:r w:rsidR="00F8347C" w:rsidRPr="001B318C">
        <w:rPr>
          <w:sz w:val="22"/>
          <w:szCs w:val="22"/>
          <w:lang w:val="en-US"/>
        </w:rPr>
        <w:t xml:space="preserve"> </w:t>
      </w:r>
      <w:r w:rsidR="00A509A3" w:rsidRPr="001B318C">
        <w:rPr>
          <w:sz w:val="22"/>
          <w:szCs w:val="22"/>
          <w:lang w:val="en-US"/>
        </w:rPr>
        <w:t xml:space="preserve">HelloWorld is really </w:t>
      </w:r>
      <w:r w:rsidR="003A0261">
        <w:rPr>
          <w:sz w:val="22"/>
          <w:szCs w:val="22"/>
          <w:lang w:val="en-US"/>
        </w:rPr>
        <w:t xml:space="preserve">a more concrete example, </w:t>
      </w:r>
      <w:r w:rsidR="00BA2578" w:rsidRPr="001B318C">
        <w:rPr>
          <w:sz w:val="22"/>
          <w:szCs w:val="22"/>
          <w:lang w:val="en-US"/>
        </w:rPr>
        <w:t>compared</w:t>
      </w:r>
      <w:r w:rsidR="00A509A3" w:rsidRPr="001B318C">
        <w:rPr>
          <w:sz w:val="22"/>
          <w:szCs w:val="22"/>
          <w:lang w:val="en-US"/>
        </w:rPr>
        <w:t xml:space="preserve"> </w:t>
      </w:r>
      <w:r w:rsidR="00662726" w:rsidRPr="001B318C">
        <w:rPr>
          <w:sz w:val="22"/>
          <w:szCs w:val="22"/>
          <w:lang w:val="en-US"/>
        </w:rPr>
        <w:t xml:space="preserve">to </w:t>
      </w:r>
      <w:r w:rsidR="00662726" w:rsidRPr="001B318C">
        <w:rPr>
          <w:sz w:val="22"/>
          <w:szCs w:val="22"/>
          <w:lang w:val="en-US"/>
        </w:rPr>
        <w:lastRenderedPageBreak/>
        <w:t>HTC mock or Bench</w:t>
      </w:r>
      <w:r w:rsidR="009F6C5A" w:rsidRPr="001B318C">
        <w:rPr>
          <w:sz w:val="22"/>
          <w:szCs w:val="22"/>
          <w:lang w:val="en-US"/>
        </w:rPr>
        <w:t xml:space="preserve">, because to run HelloWorld, we have </w:t>
      </w:r>
      <w:r w:rsidR="002D2EBF" w:rsidRPr="001B318C">
        <w:rPr>
          <w:sz w:val="22"/>
          <w:szCs w:val="22"/>
          <w:lang w:val="en-US"/>
        </w:rPr>
        <w:t xml:space="preserve">to </w:t>
      </w:r>
      <w:r w:rsidR="00AA71ED">
        <w:rPr>
          <w:sz w:val="22"/>
          <w:szCs w:val="22"/>
          <w:lang w:val="en-US"/>
        </w:rPr>
        <w:t xml:space="preserve">write </w:t>
      </w:r>
      <w:r w:rsidR="0018581F" w:rsidRPr="001B318C">
        <w:rPr>
          <w:sz w:val="22"/>
          <w:szCs w:val="22"/>
          <w:lang w:val="en-US"/>
        </w:rPr>
        <w:t>our own par</w:t>
      </w:r>
      <w:r w:rsidR="00C76610" w:rsidRPr="001B318C">
        <w:rPr>
          <w:sz w:val="22"/>
          <w:szCs w:val="22"/>
          <w:lang w:val="en-US"/>
        </w:rPr>
        <w:t>tition</w:t>
      </w:r>
      <w:r w:rsidR="00951435" w:rsidRPr="001B318C">
        <w:rPr>
          <w:sz w:val="22"/>
          <w:szCs w:val="22"/>
          <w:lang w:val="en-US"/>
        </w:rPr>
        <w:t>, w</w:t>
      </w:r>
      <w:r w:rsidR="00234E9D" w:rsidRPr="001B318C">
        <w:rPr>
          <w:sz w:val="22"/>
          <w:szCs w:val="22"/>
          <w:lang w:val="en-US"/>
        </w:rPr>
        <w:t>hat I did</w:t>
      </w:r>
      <w:r w:rsidR="00951435" w:rsidRPr="001B318C">
        <w:rPr>
          <w:sz w:val="22"/>
          <w:szCs w:val="22"/>
          <w:lang w:val="en-US"/>
        </w:rPr>
        <w:t xml:space="preserve"> following the documentation</w:t>
      </w:r>
      <w:r w:rsidR="00146874" w:rsidRPr="001B318C">
        <w:rPr>
          <w:sz w:val="22"/>
          <w:szCs w:val="22"/>
          <w:lang w:val="en-US"/>
        </w:rPr>
        <w:t xml:space="preserve"> prov</w:t>
      </w:r>
      <w:r w:rsidR="005D431B" w:rsidRPr="001B318C">
        <w:rPr>
          <w:sz w:val="22"/>
          <w:szCs w:val="22"/>
          <w:lang w:val="en-US"/>
        </w:rPr>
        <w:t>ided</w:t>
      </w:r>
      <w:r w:rsidR="00951435" w:rsidRPr="001B318C">
        <w:rPr>
          <w:sz w:val="22"/>
          <w:szCs w:val="22"/>
          <w:lang w:val="en-US"/>
        </w:rPr>
        <w:t>.</w:t>
      </w:r>
    </w:p>
    <w:p w14:paraId="4D5EF20C" w14:textId="006BA98A" w:rsidR="006E5D6B" w:rsidRPr="00383571" w:rsidRDefault="00E51BD6" w:rsidP="0035433E">
      <w:pPr>
        <w:pStyle w:val="NormalWeb"/>
        <w:numPr>
          <w:ilvl w:val="0"/>
          <w:numId w:val="28"/>
        </w:numPr>
        <w:rPr>
          <w:rStyle w:val="Heading3Char"/>
          <w:rFonts w:eastAsia="Times New Roman" w:cs="Times New Roman"/>
          <w:color w:val="auto"/>
          <w:sz w:val="22"/>
          <w:szCs w:val="22"/>
          <w:lang w:val="en-US"/>
        </w:rPr>
      </w:pPr>
      <w:bookmarkStart w:id="33" w:name="_Toc171521510"/>
      <w:r>
        <w:rPr>
          <w:rStyle w:val="Heading3Char"/>
          <w:rFonts w:asciiTheme="minorHAnsi" w:hAnsiTheme="minorHAnsi"/>
          <w:lang w:val="en-US"/>
        </w:rPr>
        <w:t xml:space="preserve">ArmoniK </w:t>
      </w:r>
      <w:r w:rsidR="003B2EE7">
        <w:rPr>
          <w:rStyle w:val="Heading3Char"/>
          <w:rFonts w:asciiTheme="minorHAnsi" w:hAnsiTheme="minorHAnsi"/>
          <w:lang w:val="en-US"/>
        </w:rPr>
        <w:t>in</w:t>
      </w:r>
      <w:r w:rsidR="00657FBC">
        <w:rPr>
          <w:rStyle w:val="Heading3Char"/>
          <w:rFonts w:asciiTheme="minorHAnsi" w:hAnsiTheme="minorHAnsi"/>
          <w:lang w:val="en-US"/>
        </w:rPr>
        <w:t xml:space="preserve"> Practice</w:t>
      </w:r>
      <w:bookmarkEnd w:id="33"/>
    </w:p>
    <w:p w14:paraId="15BD7AA4" w14:textId="1AB87A8B" w:rsidR="00351AE4" w:rsidRPr="006E5D6B" w:rsidRDefault="000260A2" w:rsidP="006E5D6B">
      <w:pPr>
        <w:pStyle w:val="NormalWeb"/>
        <w:rPr>
          <w:rFonts w:asciiTheme="minorHAnsi" w:hAnsiTheme="minorHAnsi"/>
          <w:lang w:val="en-US"/>
        </w:rPr>
      </w:pPr>
      <w:r w:rsidRPr="00283603">
        <w:rPr>
          <w:sz w:val="22"/>
          <w:szCs w:val="22"/>
          <w:lang w:val="en-US"/>
        </w:rPr>
        <w:t>ArmoniK's architecture follows a client-worker model, which is similar to the client-server model used in network or web applications</w:t>
      </w:r>
      <w:r w:rsidR="4EA760D2" w:rsidRPr="527E505F">
        <w:rPr>
          <w:sz w:val="22"/>
          <w:szCs w:val="22"/>
          <w:lang w:val="en-US"/>
        </w:rPr>
        <w:t>.</w:t>
      </w:r>
    </w:p>
    <w:p w14:paraId="19548971" w14:textId="15F22025" w:rsidR="00121F18" w:rsidRDefault="001A334A" w:rsidP="001A334A">
      <w:pPr>
        <w:pStyle w:val="NormalWeb"/>
        <w:numPr>
          <w:ilvl w:val="0"/>
          <w:numId w:val="21"/>
        </w:numPr>
        <w:rPr>
          <w:sz w:val="22"/>
          <w:szCs w:val="22"/>
          <w:lang w:val="en-US"/>
        </w:rPr>
      </w:pPr>
      <w:r>
        <w:rPr>
          <w:sz w:val="22"/>
          <w:szCs w:val="22"/>
          <w:lang w:val="en-US"/>
        </w:rPr>
        <w:t>Client:</w:t>
      </w:r>
      <w:r w:rsidR="002D1C3F">
        <w:rPr>
          <w:sz w:val="22"/>
          <w:szCs w:val="22"/>
          <w:lang w:val="en-US"/>
        </w:rPr>
        <w:t xml:space="preserve"> User-developed software </w:t>
      </w:r>
      <w:r w:rsidR="00462637">
        <w:rPr>
          <w:sz w:val="22"/>
          <w:szCs w:val="22"/>
          <w:lang w:val="en-US"/>
        </w:rPr>
        <w:t>that submit task</w:t>
      </w:r>
      <w:r w:rsidR="001D3ED9">
        <w:rPr>
          <w:sz w:val="22"/>
          <w:szCs w:val="22"/>
          <w:lang w:val="en-US"/>
        </w:rPr>
        <w:t>s and data</w:t>
      </w:r>
      <w:r w:rsidR="002932E1">
        <w:rPr>
          <w:sz w:val="22"/>
          <w:szCs w:val="22"/>
          <w:lang w:val="en-US"/>
        </w:rPr>
        <w:t xml:space="preserve"> gra</w:t>
      </w:r>
      <w:r w:rsidR="00121F18">
        <w:rPr>
          <w:sz w:val="22"/>
          <w:szCs w:val="22"/>
          <w:lang w:val="en-US"/>
        </w:rPr>
        <w:t xml:space="preserve">phs to ArmoniK and retrieve results. </w:t>
      </w:r>
    </w:p>
    <w:p w14:paraId="0618A764" w14:textId="0A8BEBD2" w:rsidR="001A334A" w:rsidRDefault="00696630" w:rsidP="00766F19">
      <w:pPr>
        <w:pStyle w:val="NormalWeb"/>
        <w:numPr>
          <w:ilvl w:val="0"/>
          <w:numId w:val="21"/>
        </w:numPr>
        <w:rPr>
          <w:sz w:val="22"/>
          <w:szCs w:val="22"/>
          <w:lang w:val="en-US"/>
        </w:rPr>
      </w:pPr>
      <w:r>
        <w:rPr>
          <w:sz w:val="22"/>
          <w:szCs w:val="22"/>
          <w:lang w:val="en-US"/>
        </w:rPr>
        <w:t xml:space="preserve">Worker: User-developed software </w:t>
      </w:r>
      <w:r w:rsidR="001A334A">
        <w:rPr>
          <w:sz w:val="22"/>
          <w:szCs w:val="22"/>
          <w:lang w:val="en-US"/>
        </w:rPr>
        <w:t xml:space="preserve">capable of performing one or several tasks depending on its implementation: </w:t>
      </w:r>
    </w:p>
    <w:p w14:paraId="2E411108" w14:textId="3650A23F" w:rsidR="00766F19" w:rsidRDefault="00766F19" w:rsidP="00B31C34">
      <w:pPr>
        <w:pStyle w:val="NormalWeb"/>
        <w:numPr>
          <w:ilvl w:val="0"/>
          <w:numId w:val="22"/>
        </w:numPr>
        <w:rPr>
          <w:sz w:val="22"/>
          <w:szCs w:val="22"/>
          <w:lang w:val="en-US"/>
        </w:rPr>
      </w:pPr>
      <w:r>
        <w:rPr>
          <w:sz w:val="22"/>
          <w:szCs w:val="22"/>
          <w:lang w:val="en-US"/>
        </w:rPr>
        <w:t xml:space="preserve">Can simply take input </w:t>
      </w:r>
      <w:r w:rsidR="00BB644D">
        <w:rPr>
          <w:sz w:val="22"/>
          <w:szCs w:val="22"/>
          <w:lang w:val="en-US"/>
        </w:rPr>
        <w:t>data and perform calculations on it to return result</w:t>
      </w:r>
      <w:r w:rsidR="00665022">
        <w:rPr>
          <w:sz w:val="22"/>
          <w:szCs w:val="22"/>
          <w:lang w:val="en-US"/>
        </w:rPr>
        <w:t>.</w:t>
      </w:r>
    </w:p>
    <w:p w14:paraId="1D09C651" w14:textId="2D45B1C0" w:rsidR="00BB644D" w:rsidRDefault="00BB644D" w:rsidP="00B31C34">
      <w:pPr>
        <w:pStyle w:val="NormalWeb"/>
        <w:numPr>
          <w:ilvl w:val="0"/>
          <w:numId w:val="22"/>
        </w:numPr>
        <w:rPr>
          <w:sz w:val="22"/>
          <w:szCs w:val="22"/>
          <w:lang w:val="en-US"/>
        </w:rPr>
      </w:pPr>
      <w:r>
        <w:rPr>
          <w:sz w:val="22"/>
          <w:szCs w:val="22"/>
          <w:lang w:val="en-US"/>
        </w:rPr>
        <w:t xml:space="preserve">Can submit </w:t>
      </w:r>
      <w:r w:rsidR="00CA7181">
        <w:rPr>
          <w:sz w:val="22"/>
          <w:szCs w:val="22"/>
          <w:lang w:val="en-US"/>
        </w:rPr>
        <w:t xml:space="preserve">new tasks that will self-performed, or by </w:t>
      </w:r>
      <w:r w:rsidR="00AD3715">
        <w:rPr>
          <w:sz w:val="22"/>
          <w:szCs w:val="22"/>
          <w:lang w:val="en-US"/>
        </w:rPr>
        <w:t xml:space="preserve">different workers, other instances of itself. </w:t>
      </w:r>
    </w:p>
    <w:p w14:paraId="659E6BD3" w14:textId="77777777" w:rsidR="00637B1E" w:rsidRDefault="00236B85" w:rsidP="001A3DCE">
      <w:pPr>
        <w:pStyle w:val="NormalWeb"/>
        <w:keepNext/>
        <w:jc w:val="center"/>
      </w:pPr>
      <w:r>
        <w:rPr>
          <w:noProof/>
          <w:sz w:val="22"/>
          <w:szCs w:val="22"/>
          <w:lang w:val="en-US"/>
          <w14:ligatures w14:val="standardContextual"/>
        </w:rPr>
        <w:drawing>
          <wp:inline distT="0" distB="0" distL="0" distR="0" wp14:anchorId="383053E5" wp14:editId="4561FC9F">
            <wp:extent cx="5248656" cy="1885315"/>
            <wp:effectExtent l="0" t="0" r="9525" b="635"/>
            <wp:docPr id="1961354030" name="Picture 1" descr="A diagram of a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4030" name="Picture 1" descr="A diagram of a workflow"/>
                    <pic:cNvPicPr/>
                  </pic:nvPicPr>
                  <pic:blipFill>
                    <a:blip r:embed="rId19">
                      <a:extLst>
                        <a:ext uri="{28A0092B-C50C-407E-A947-70E740481C1C}">
                          <a14:useLocalDpi xmlns:a14="http://schemas.microsoft.com/office/drawing/2010/main" val="0"/>
                        </a:ext>
                      </a:extLst>
                    </a:blip>
                    <a:stretch>
                      <a:fillRect/>
                    </a:stretch>
                  </pic:blipFill>
                  <pic:spPr>
                    <a:xfrm>
                      <a:off x="0" y="0"/>
                      <a:ext cx="5259528" cy="1889220"/>
                    </a:xfrm>
                    <a:prstGeom prst="rect">
                      <a:avLst/>
                    </a:prstGeom>
                  </pic:spPr>
                </pic:pic>
              </a:graphicData>
            </a:graphic>
          </wp:inline>
        </w:drawing>
      </w:r>
    </w:p>
    <w:p w14:paraId="46DE5689" w14:textId="2F839E69" w:rsidR="00F3541D" w:rsidRPr="00D16324" w:rsidRDefault="00637B1E" w:rsidP="00D16324">
      <w:pPr>
        <w:pStyle w:val="Caption"/>
        <w:ind w:left="2124" w:firstLine="708"/>
        <w:rPr>
          <w:sz w:val="22"/>
          <w:szCs w:val="22"/>
          <w:lang w:val="en-US"/>
        </w:rPr>
      </w:pPr>
      <w:bookmarkStart w:id="34" w:name="_Toc171435380"/>
      <w:r w:rsidRPr="00E91428">
        <w:rPr>
          <w:lang w:val="en-US"/>
        </w:rPr>
        <w:t xml:space="preserve">Figure </w:t>
      </w:r>
      <w:r>
        <w:fldChar w:fldCharType="begin"/>
      </w:r>
      <w:r w:rsidRPr="00E91428">
        <w:rPr>
          <w:lang w:val="en-US"/>
        </w:rPr>
        <w:instrText xml:space="preserve"> SEQ Figure \* ARABIC </w:instrText>
      </w:r>
      <w:r>
        <w:fldChar w:fldCharType="separate"/>
      </w:r>
      <w:r w:rsidR="00717C41">
        <w:rPr>
          <w:noProof/>
          <w:lang w:val="en-US"/>
        </w:rPr>
        <w:t>8</w:t>
      </w:r>
      <w:r>
        <w:fldChar w:fldCharType="end"/>
      </w:r>
      <w:r w:rsidRPr="00E91428">
        <w:rPr>
          <w:lang w:val="en-US"/>
        </w:rPr>
        <w:t>: Client-Worker model's ArmoniK</w:t>
      </w:r>
      <w:bookmarkEnd w:id="34"/>
    </w:p>
    <w:p w14:paraId="3E401D94" w14:textId="77777777" w:rsidR="006A11FC" w:rsidRPr="001B318C" w:rsidRDefault="00494645" w:rsidP="006A11FC">
      <w:pPr>
        <w:pStyle w:val="NormalWeb"/>
        <w:rPr>
          <w:sz w:val="22"/>
          <w:szCs w:val="22"/>
          <w:lang w:val="en-US"/>
        </w:rPr>
      </w:pPr>
      <w:r w:rsidRPr="00735E33">
        <w:rPr>
          <w:color w:val="262626" w:themeColor="text1" w:themeTint="D9"/>
          <w:sz w:val="22"/>
          <w:szCs w:val="22"/>
          <w:lang w:val="en-US"/>
        </w:rPr>
        <w:t>In practic</w:t>
      </w:r>
      <w:r w:rsidR="00BF3C83" w:rsidRPr="00735E33">
        <w:rPr>
          <w:color w:val="262626" w:themeColor="text1" w:themeTint="D9"/>
          <w:sz w:val="22"/>
          <w:szCs w:val="22"/>
          <w:lang w:val="en-US"/>
        </w:rPr>
        <w:t>e, when we submit the tasks</w:t>
      </w:r>
      <w:r w:rsidR="0052728A" w:rsidRPr="00735E33">
        <w:rPr>
          <w:color w:val="262626" w:themeColor="text1" w:themeTint="D9"/>
          <w:sz w:val="22"/>
          <w:szCs w:val="22"/>
          <w:lang w:val="en-US"/>
        </w:rPr>
        <w:t xml:space="preserve"> and data</w:t>
      </w:r>
      <w:r w:rsidR="00BF3C83" w:rsidRPr="00735E33">
        <w:rPr>
          <w:color w:val="262626" w:themeColor="text1" w:themeTint="D9"/>
          <w:sz w:val="22"/>
          <w:szCs w:val="22"/>
          <w:lang w:val="en-US"/>
        </w:rPr>
        <w:t xml:space="preserve"> </w:t>
      </w:r>
      <w:r w:rsidR="00585DB1" w:rsidRPr="00735E33">
        <w:rPr>
          <w:color w:val="262626" w:themeColor="text1" w:themeTint="D9"/>
          <w:sz w:val="22"/>
          <w:szCs w:val="22"/>
          <w:lang w:val="en-US"/>
        </w:rPr>
        <w:t>graph,</w:t>
      </w:r>
      <w:r w:rsidR="00BF3C83" w:rsidRPr="00735E33">
        <w:rPr>
          <w:color w:val="262626" w:themeColor="text1" w:themeTint="D9"/>
          <w:sz w:val="22"/>
          <w:szCs w:val="22"/>
          <w:lang w:val="en-US"/>
        </w:rPr>
        <w:t xml:space="preserve"> </w:t>
      </w:r>
      <w:r w:rsidR="000C3D79" w:rsidRPr="00735E33">
        <w:rPr>
          <w:color w:val="262626" w:themeColor="text1" w:themeTint="D9"/>
          <w:sz w:val="22"/>
          <w:szCs w:val="22"/>
          <w:lang w:val="en-US"/>
        </w:rPr>
        <w:t xml:space="preserve">we create a session. A </w:t>
      </w:r>
      <w:r w:rsidR="000C3D79" w:rsidRPr="00735E33">
        <w:rPr>
          <w:b/>
          <w:bCs/>
          <w:color w:val="262626" w:themeColor="text1" w:themeTint="D9"/>
          <w:sz w:val="22"/>
          <w:szCs w:val="22"/>
          <w:lang w:val="en-US"/>
        </w:rPr>
        <w:t>session</w:t>
      </w:r>
      <w:r w:rsidR="000C3D79" w:rsidRPr="00735E33">
        <w:rPr>
          <w:color w:val="262626" w:themeColor="text1" w:themeTint="D9"/>
          <w:sz w:val="22"/>
          <w:szCs w:val="22"/>
          <w:lang w:val="en-US"/>
        </w:rPr>
        <w:t xml:space="preserve"> </w:t>
      </w:r>
      <w:r w:rsidR="00BB2212" w:rsidRPr="00735E33">
        <w:rPr>
          <w:color w:val="262626" w:themeColor="text1" w:themeTint="D9"/>
          <w:sz w:val="22"/>
          <w:szCs w:val="22"/>
          <w:lang w:val="en-US"/>
        </w:rPr>
        <w:t>logical group</w:t>
      </w:r>
      <w:r w:rsidR="00585DB1" w:rsidRPr="00735E33">
        <w:rPr>
          <w:color w:val="262626" w:themeColor="text1" w:themeTint="D9"/>
          <w:sz w:val="22"/>
          <w:szCs w:val="22"/>
          <w:lang w:val="en-US"/>
        </w:rPr>
        <w:t xml:space="preserve"> </w:t>
      </w:r>
      <w:r w:rsidR="00585DB1" w:rsidRPr="00735E33">
        <w:rPr>
          <w:b/>
          <w:bCs/>
          <w:color w:val="262626" w:themeColor="text1" w:themeTint="D9"/>
          <w:sz w:val="22"/>
          <w:szCs w:val="22"/>
          <w:lang w:val="en-US"/>
        </w:rPr>
        <w:t xml:space="preserve">tasks </w:t>
      </w:r>
      <w:r w:rsidR="00585DB1" w:rsidRPr="00735E33">
        <w:rPr>
          <w:color w:val="262626" w:themeColor="text1" w:themeTint="D9"/>
          <w:sz w:val="22"/>
          <w:szCs w:val="22"/>
          <w:lang w:val="en-US"/>
        </w:rPr>
        <w:t xml:space="preserve">and </w:t>
      </w:r>
      <w:r w:rsidR="00585DB1" w:rsidRPr="00735E33">
        <w:rPr>
          <w:b/>
          <w:bCs/>
          <w:color w:val="262626" w:themeColor="text1" w:themeTint="D9"/>
          <w:sz w:val="22"/>
          <w:szCs w:val="22"/>
          <w:lang w:val="en-US"/>
        </w:rPr>
        <w:t>results</w:t>
      </w:r>
      <w:r w:rsidR="007424E4" w:rsidRPr="00735E33">
        <w:rPr>
          <w:color w:val="262626" w:themeColor="text1" w:themeTint="D9"/>
          <w:sz w:val="22"/>
          <w:szCs w:val="22"/>
          <w:lang w:val="en-US"/>
        </w:rPr>
        <w:t xml:space="preserve">, concretely </w:t>
      </w:r>
      <w:r w:rsidR="00FE4C82" w:rsidRPr="00735E33">
        <w:rPr>
          <w:color w:val="262626" w:themeColor="text1" w:themeTint="D9"/>
          <w:sz w:val="22"/>
          <w:szCs w:val="22"/>
          <w:lang w:val="en-US"/>
        </w:rPr>
        <w:t xml:space="preserve">a session will consist </w:t>
      </w:r>
      <w:r w:rsidR="00644C69" w:rsidRPr="00735E33">
        <w:rPr>
          <w:color w:val="262626" w:themeColor="text1" w:themeTint="D9"/>
          <w:sz w:val="22"/>
          <w:szCs w:val="22"/>
          <w:lang w:val="en-US"/>
        </w:rPr>
        <w:t xml:space="preserve">of a set </w:t>
      </w:r>
      <w:r w:rsidR="00F55BDA" w:rsidRPr="00735E33">
        <w:rPr>
          <w:color w:val="262626" w:themeColor="text1" w:themeTint="D9"/>
          <w:sz w:val="22"/>
          <w:szCs w:val="22"/>
          <w:lang w:val="en-US"/>
        </w:rPr>
        <w:t xml:space="preserve">of tasks, each responsible for a computation and </w:t>
      </w:r>
      <w:r w:rsidR="00B74AFB" w:rsidRPr="00735E33">
        <w:rPr>
          <w:color w:val="262626" w:themeColor="text1" w:themeTint="D9"/>
          <w:sz w:val="22"/>
          <w:szCs w:val="22"/>
          <w:lang w:val="en-US"/>
        </w:rPr>
        <w:t xml:space="preserve">a key component of ArmoniK. </w:t>
      </w:r>
      <w:r w:rsidR="004525FD" w:rsidRPr="00735E33">
        <w:rPr>
          <w:color w:val="262626" w:themeColor="text1" w:themeTint="D9"/>
          <w:sz w:val="22"/>
          <w:szCs w:val="22"/>
          <w:lang w:val="en-US"/>
        </w:rPr>
        <w:t xml:space="preserve">Tasks return </w:t>
      </w:r>
      <w:r w:rsidR="001B7935" w:rsidRPr="00735E33">
        <w:rPr>
          <w:color w:val="262626" w:themeColor="text1" w:themeTint="D9"/>
          <w:sz w:val="22"/>
          <w:szCs w:val="22"/>
          <w:lang w:val="en-US"/>
        </w:rPr>
        <w:t xml:space="preserve">results, which can be used as input for </w:t>
      </w:r>
      <w:r w:rsidR="008B28E4" w:rsidRPr="00735E33">
        <w:rPr>
          <w:color w:val="262626" w:themeColor="text1" w:themeTint="D9"/>
          <w:sz w:val="22"/>
          <w:szCs w:val="22"/>
          <w:lang w:val="en-US"/>
        </w:rPr>
        <w:t xml:space="preserve">other tasks. </w:t>
      </w:r>
      <w:r w:rsidR="00363449" w:rsidRPr="004E5A14">
        <w:rPr>
          <w:sz w:val="22"/>
          <w:szCs w:val="22"/>
          <w:lang w:val="en-US"/>
        </w:rPr>
        <w:t xml:space="preserve">Sessions can be executed in different environments, called </w:t>
      </w:r>
      <w:r w:rsidR="00363449" w:rsidRPr="004E5A14">
        <w:rPr>
          <w:b/>
          <w:bCs/>
          <w:sz w:val="22"/>
          <w:szCs w:val="22"/>
          <w:lang w:val="en-US"/>
        </w:rPr>
        <w:t>partitions</w:t>
      </w:r>
      <w:r w:rsidR="00363449" w:rsidRPr="004E5A14">
        <w:rPr>
          <w:sz w:val="22"/>
          <w:szCs w:val="22"/>
          <w:lang w:val="en-US"/>
        </w:rPr>
        <w:t>.</w:t>
      </w:r>
      <w:r w:rsidR="008B28E4" w:rsidRPr="00735E33">
        <w:rPr>
          <w:color w:val="262626" w:themeColor="text1" w:themeTint="D9"/>
          <w:sz w:val="22"/>
          <w:szCs w:val="22"/>
          <w:lang w:val="en-US"/>
        </w:rPr>
        <w:t xml:space="preserve"> </w:t>
      </w:r>
      <w:r w:rsidR="006A11FC">
        <w:rPr>
          <w:color w:val="262626" w:themeColor="text1" w:themeTint="D9"/>
          <w:sz w:val="22"/>
          <w:szCs w:val="22"/>
          <w:lang w:val="en-US"/>
        </w:rPr>
        <w:br/>
      </w:r>
      <w:r w:rsidR="006A11FC">
        <w:rPr>
          <w:color w:val="262626" w:themeColor="text1" w:themeTint="D9"/>
          <w:sz w:val="22"/>
          <w:szCs w:val="22"/>
          <w:lang w:val="en-US"/>
        </w:rPr>
        <w:br/>
      </w:r>
      <w:r w:rsidR="006A11FC" w:rsidRPr="001B318C">
        <w:rPr>
          <w:sz w:val="22"/>
          <w:szCs w:val="22"/>
          <w:lang w:val="en-US"/>
        </w:rPr>
        <w:t xml:space="preserve">Partitions are sets of pods with their own configuration, their own task queue, and their own scaling rules. Partitioning is useful in the following use-cases: </w:t>
      </w:r>
    </w:p>
    <w:p w14:paraId="3CBB88E3" w14:textId="77777777" w:rsidR="006A11FC" w:rsidRPr="001B318C" w:rsidRDefault="006A11FC" w:rsidP="006A11FC">
      <w:pPr>
        <w:pStyle w:val="NormalWeb"/>
        <w:numPr>
          <w:ilvl w:val="0"/>
          <w:numId w:val="20"/>
        </w:numPr>
        <w:rPr>
          <w:sz w:val="22"/>
          <w:szCs w:val="22"/>
          <w:lang w:val="en-US"/>
        </w:rPr>
      </w:pPr>
      <w:r w:rsidRPr="001B318C">
        <w:rPr>
          <w:sz w:val="22"/>
          <w:szCs w:val="22"/>
          <w:lang w:val="en-US"/>
        </w:rPr>
        <w:t>Workers need different images</w:t>
      </w:r>
      <w:r>
        <w:rPr>
          <w:sz w:val="22"/>
          <w:szCs w:val="22"/>
          <w:lang w:val="en-US"/>
        </w:rPr>
        <w:t xml:space="preserve"> docker</w:t>
      </w:r>
    </w:p>
    <w:p w14:paraId="017F494E" w14:textId="77777777" w:rsidR="006A11FC" w:rsidRPr="001B318C" w:rsidRDefault="006A11FC" w:rsidP="006A11FC">
      <w:pPr>
        <w:pStyle w:val="NormalWeb"/>
        <w:numPr>
          <w:ilvl w:val="0"/>
          <w:numId w:val="20"/>
        </w:numPr>
        <w:rPr>
          <w:sz w:val="22"/>
          <w:szCs w:val="22"/>
          <w:lang w:val="en-US"/>
        </w:rPr>
      </w:pPr>
      <w:r w:rsidRPr="001B318C">
        <w:rPr>
          <w:sz w:val="22"/>
          <w:szCs w:val="22"/>
          <w:lang w:val="en-US"/>
        </w:rPr>
        <w:t>Workers need different node configuration (</w:t>
      </w:r>
      <w:proofErr w:type="spellStart"/>
      <w:r w:rsidRPr="001B318C">
        <w:rPr>
          <w:sz w:val="22"/>
          <w:szCs w:val="22"/>
          <w:lang w:val="en-US"/>
        </w:rPr>
        <w:t>eg</w:t>
      </w:r>
      <w:proofErr w:type="spellEnd"/>
      <w:r w:rsidRPr="001B318C">
        <w:rPr>
          <w:sz w:val="22"/>
          <w:szCs w:val="22"/>
          <w:lang w:val="en-US"/>
        </w:rPr>
        <w:t xml:space="preserve">: number of cores, </w:t>
      </w:r>
      <w:proofErr w:type="spellStart"/>
      <w:r w:rsidRPr="001B318C">
        <w:rPr>
          <w:sz w:val="22"/>
          <w:szCs w:val="22"/>
          <w:lang w:val="en-US"/>
        </w:rPr>
        <w:t>gpu</w:t>
      </w:r>
      <w:proofErr w:type="spellEnd"/>
      <w:r w:rsidRPr="001B318C">
        <w:rPr>
          <w:sz w:val="22"/>
          <w:szCs w:val="22"/>
          <w:lang w:val="en-US"/>
        </w:rPr>
        <w:t xml:space="preserve">) </w:t>
      </w:r>
    </w:p>
    <w:p w14:paraId="42E6CFB7" w14:textId="7978D6E6" w:rsidR="00316063" w:rsidRPr="00D23ACD" w:rsidRDefault="006A11FC" w:rsidP="00FD6737">
      <w:pPr>
        <w:pStyle w:val="NormalWeb"/>
        <w:numPr>
          <w:ilvl w:val="0"/>
          <w:numId w:val="20"/>
        </w:numPr>
        <w:rPr>
          <w:sz w:val="22"/>
          <w:szCs w:val="22"/>
          <w:lang w:val="en-US"/>
        </w:rPr>
      </w:pPr>
      <w:r w:rsidRPr="001B318C">
        <w:rPr>
          <w:sz w:val="22"/>
          <w:szCs w:val="22"/>
          <w:lang w:val="en-US"/>
        </w:rPr>
        <w:t>Need different limits on the number of pods depending on the application</w:t>
      </w:r>
      <w:r w:rsidRPr="00205107">
        <w:rPr>
          <w:sz w:val="22"/>
          <w:szCs w:val="22"/>
          <w:lang w:val="en-US"/>
        </w:rPr>
        <w:t xml:space="preserve">.  </w:t>
      </w:r>
    </w:p>
    <w:p w14:paraId="37B3CFC3" w14:textId="77777777" w:rsidR="00A747A0" w:rsidRDefault="00A747A0" w:rsidP="00E94976">
      <w:pPr>
        <w:pStyle w:val="NormalWeb"/>
        <w:rPr>
          <w:lang w:val="en-US"/>
        </w:rPr>
      </w:pPr>
    </w:p>
    <w:p w14:paraId="5FDA8A93" w14:textId="556CFAAE" w:rsidR="00A747A0" w:rsidRDefault="00A747A0" w:rsidP="00C1114E">
      <w:pPr>
        <w:pStyle w:val="Heading2"/>
        <w:numPr>
          <w:ilvl w:val="1"/>
          <w:numId w:val="5"/>
        </w:numPr>
        <w:rPr>
          <w:lang w:val="en-US"/>
        </w:rPr>
      </w:pPr>
      <w:bookmarkStart w:id="35" w:name="_Toc171521511"/>
      <w:r>
        <w:rPr>
          <w:lang w:val="en-US"/>
        </w:rPr>
        <w:t>Execution graph reconstruction</w:t>
      </w:r>
      <w:bookmarkEnd w:id="35"/>
    </w:p>
    <w:p w14:paraId="02496109" w14:textId="201FCCE0" w:rsidR="00E94976" w:rsidRPr="00694037" w:rsidRDefault="00E94976" w:rsidP="00E94976">
      <w:pPr>
        <w:pStyle w:val="NormalWeb"/>
        <w:rPr>
          <w:sz w:val="22"/>
          <w:szCs w:val="22"/>
          <w:lang w:val="en-US"/>
        </w:rPr>
      </w:pPr>
      <w:r w:rsidRPr="00694037">
        <w:rPr>
          <w:sz w:val="22"/>
          <w:szCs w:val="22"/>
          <w:lang w:val="en-US"/>
        </w:rPr>
        <w:t>This task was part of a context where it was necessary to monitor the progress of result production after task</w:t>
      </w:r>
      <w:r w:rsidR="001C3C3A">
        <w:rPr>
          <w:sz w:val="22"/>
          <w:szCs w:val="22"/>
          <w:lang w:val="en-US"/>
        </w:rPr>
        <w:t>s</w:t>
      </w:r>
      <w:r w:rsidRPr="00694037">
        <w:rPr>
          <w:sz w:val="22"/>
          <w:szCs w:val="22"/>
          <w:lang w:val="en-US"/>
        </w:rPr>
        <w:t xml:space="preserve"> execution. To do this, it was imperative that I familiarize myself with the ArmoniK Python API as well as the rustworkx library</w:t>
      </w:r>
      <w:r w:rsidR="00AE3CE8" w:rsidRPr="00694037">
        <w:rPr>
          <w:sz w:val="22"/>
          <w:szCs w:val="22"/>
          <w:lang w:val="en-US"/>
        </w:rPr>
        <w:t xml:space="preserve">. </w:t>
      </w:r>
    </w:p>
    <w:p w14:paraId="72A1BA84" w14:textId="496B6719" w:rsidR="000D3517" w:rsidRDefault="00694037" w:rsidP="00FD273E">
      <w:pPr>
        <w:pStyle w:val="Heading3"/>
        <w:numPr>
          <w:ilvl w:val="0"/>
          <w:numId w:val="24"/>
        </w:numPr>
        <w:rPr>
          <w:lang w:val="en-US"/>
        </w:rPr>
      </w:pPr>
      <w:bookmarkStart w:id="36" w:name="_Toc171521512"/>
      <w:r w:rsidRPr="00694037">
        <w:rPr>
          <w:lang w:val="en-US"/>
        </w:rPr>
        <w:lastRenderedPageBreak/>
        <w:t>Preparation and Familiarization</w:t>
      </w:r>
      <w:bookmarkEnd w:id="36"/>
      <w:r w:rsidRPr="00694037">
        <w:rPr>
          <w:lang w:val="en-US"/>
        </w:rPr>
        <w:t xml:space="preserve"> </w:t>
      </w:r>
    </w:p>
    <w:p w14:paraId="5AA59507" w14:textId="31C467FD" w:rsidR="00671FFD" w:rsidRPr="00671FFD" w:rsidRDefault="00694037" w:rsidP="009639D5">
      <w:pPr>
        <w:pStyle w:val="NormalWeb"/>
        <w:rPr>
          <w:rStyle w:val="Heading3Char"/>
          <w:rFonts w:eastAsia="Times New Roman" w:cs="Times New Roman"/>
          <w:color w:val="auto"/>
          <w:sz w:val="22"/>
          <w:szCs w:val="22"/>
          <w:lang w:val="en-US"/>
        </w:rPr>
      </w:pPr>
      <w:r w:rsidRPr="00694037">
        <w:rPr>
          <w:sz w:val="22"/>
          <w:szCs w:val="22"/>
          <w:lang w:val="en-US"/>
        </w:rPr>
        <w:t xml:space="preserve">Before starting the practical work, I dedicated time to understanding the features of the ArmoniK API. This API is essential </w:t>
      </w:r>
      <w:r w:rsidR="00EA0DB2">
        <w:rPr>
          <w:sz w:val="22"/>
          <w:szCs w:val="22"/>
          <w:lang w:val="en-US"/>
        </w:rPr>
        <w:t xml:space="preserve">to </w:t>
      </w:r>
      <w:r w:rsidRPr="00694037">
        <w:rPr>
          <w:sz w:val="22"/>
          <w:szCs w:val="22"/>
          <w:lang w:val="en-US"/>
        </w:rPr>
        <w:t>interact with the ArmoniK system, particularly for retrieving sessions and associated tasks. At the same time, I explored the rustworkx library, a powerful tool for manipulating and visualizing graphs in Python. This dual familiarization was crucial for the continuation of my project.</w:t>
      </w:r>
    </w:p>
    <w:p w14:paraId="653E6366" w14:textId="44183744" w:rsidR="005C1281" w:rsidRPr="005C1281" w:rsidRDefault="005F46B1" w:rsidP="005C1281">
      <w:pPr>
        <w:pStyle w:val="NormalWeb"/>
        <w:numPr>
          <w:ilvl w:val="0"/>
          <w:numId w:val="24"/>
        </w:numPr>
        <w:rPr>
          <w:rFonts w:eastAsiaTheme="majorEastAsia" w:cstheme="majorBidi"/>
          <w:color w:val="0F4761" w:themeColor="accent1" w:themeShade="BF"/>
          <w:sz w:val="28"/>
          <w:szCs w:val="28"/>
          <w:lang w:val="en-US"/>
        </w:rPr>
      </w:pPr>
      <w:bookmarkStart w:id="37" w:name="_Toc171521513"/>
      <w:r w:rsidRPr="00F66869">
        <w:rPr>
          <w:rStyle w:val="Heading3Char"/>
          <w:lang w:val="en-US"/>
        </w:rPr>
        <w:t>Initialization of Git Repository</w:t>
      </w:r>
      <w:bookmarkEnd w:id="37"/>
    </w:p>
    <w:p w14:paraId="25782A61" w14:textId="77777777" w:rsidR="005C1281" w:rsidRPr="004C63D4" w:rsidRDefault="005C1281" w:rsidP="005C1281">
      <w:pPr>
        <w:pStyle w:val="NormalWeb"/>
        <w:rPr>
          <w:sz w:val="22"/>
          <w:szCs w:val="22"/>
          <w:lang w:val="en-US"/>
        </w:rPr>
      </w:pPr>
      <w:r w:rsidRPr="004C63D4">
        <w:rPr>
          <w:sz w:val="22"/>
          <w:szCs w:val="22"/>
          <w:lang w:val="en-US"/>
        </w:rPr>
        <w:t>To structure and track the progress of my work, I initialized a Git repository at the beginning of the project. This repository served as a central reference to store and manage all the code I developed. By using Git, I could track changes, manage versions, and collaborate effectively with my supervisor</w:t>
      </w:r>
      <w:r>
        <w:rPr>
          <w:sz w:val="22"/>
          <w:szCs w:val="22"/>
          <w:lang w:val="en-US"/>
        </w:rPr>
        <w:t xml:space="preserve"> in </w:t>
      </w:r>
      <w:r w:rsidRPr="00A61EEC">
        <w:rPr>
          <w:sz w:val="22"/>
          <w:szCs w:val="22"/>
          <w:lang w:val="en-US"/>
        </w:rPr>
        <w:t>the objective is to provide a Python library to track the progress of result production within ArmoniK</w:t>
      </w:r>
      <w:r w:rsidRPr="00A61EEC">
        <w:rPr>
          <w:lang w:val="en-US"/>
        </w:rPr>
        <w:t>.</w:t>
      </w:r>
    </w:p>
    <w:p w14:paraId="1388231B" w14:textId="04A8CCAA" w:rsidR="00CB5DF0" w:rsidRPr="00694037" w:rsidRDefault="00E72E21" w:rsidP="005C1281">
      <w:pPr>
        <w:pStyle w:val="Heading3"/>
        <w:numPr>
          <w:ilvl w:val="0"/>
          <w:numId w:val="24"/>
        </w:numPr>
        <w:rPr>
          <w:lang w:val="en-US"/>
        </w:rPr>
      </w:pPr>
      <w:bookmarkStart w:id="38" w:name="_Toc171521514"/>
      <w:r>
        <w:rPr>
          <w:lang w:val="en-US"/>
        </w:rPr>
        <w:t xml:space="preserve">Design </w:t>
      </w:r>
      <w:r w:rsidR="00F66869">
        <w:rPr>
          <w:lang w:val="en-US"/>
        </w:rPr>
        <w:t>of the Module</w:t>
      </w:r>
      <w:bookmarkEnd w:id="38"/>
    </w:p>
    <w:p w14:paraId="6E7852FF" w14:textId="36AD3D9A" w:rsidR="004C63D4" w:rsidRPr="00F157B1" w:rsidRDefault="001236D9" w:rsidP="00F157B1">
      <w:pPr>
        <w:pStyle w:val="NormalWeb"/>
        <w:rPr>
          <w:sz w:val="22"/>
          <w:szCs w:val="22"/>
          <w:lang w:val="en-US"/>
        </w:rPr>
      </w:pPr>
      <w:r w:rsidRPr="00F157B1">
        <w:rPr>
          <w:sz w:val="22"/>
          <w:szCs w:val="22"/>
          <w:lang w:val="en-US"/>
        </w:rPr>
        <w:t>Within the Git repository, I notably worked on a module</w:t>
      </w:r>
      <w:r w:rsidR="00AA3FFD" w:rsidRPr="00F157B1">
        <w:rPr>
          <w:sz w:val="22"/>
          <w:szCs w:val="22"/>
          <w:lang w:val="en-US"/>
        </w:rPr>
        <w:t xml:space="preserve"> </w:t>
      </w:r>
      <w:r w:rsidR="00B46C5B">
        <w:rPr>
          <w:sz w:val="22"/>
          <w:szCs w:val="22"/>
          <w:lang w:val="en-US"/>
        </w:rPr>
        <w:t>a</w:t>
      </w:r>
      <w:r w:rsidR="00AA3FFD" w:rsidRPr="00F157B1">
        <w:rPr>
          <w:sz w:val="22"/>
          <w:szCs w:val="22"/>
          <w:lang w:val="en-US"/>
        </w:rPr>
        <w:t xml:space="preserve">llowing the reconstruction of the execution graph after tasks have been executed during a given session in ArmoniK, and subsequently analyzing it, I have developed three key functionalities so far: </w:t>
      </w:r>
      <w:r w:rsidR="001331FF" w:rsidRPr="00F157B1">
        <w:rPr>
          <w:sz w:val="22"/>
          <w:szCs w:val="22"/>
          <w:lang w:val="en-US"/>
        </w:rPr>
        <w:br/>
      </w:r>
      <w:r w:rsidR="001331FF" w:rsidRPr="00F157B1">
        <w:rPr>
          <w:sz w:val="22"/>
          <w:szCs w:val="22"/>
          <w:lang w:val="en-US"/>
        </w:rPr>
        <w:br/>
      </w:r>
      <w:r w:rsidR="001331FF" w:rsidRPr="00F157B1">
        <w:rPr>
          <w:rStyle w:val="Strong"/>
          <w:rFonts w:eastAsiaTheme="majorEastAsia"/>
          <w:sz w:val="22"/>
          <w:szCs w:val="22"/>
          <w:lang w:val="en-US"/>
        </w:rPr>
        <w:t>retrieve_sessions_for_endpoint</w:t>
      </w:r>
      <w:r w:rsidR="00954FDB">
        <w:rPr>
          <w:rStyle w:val="Strong"/>
          <w:rFonts w:eastAsiaTheme="majorEastAsia"/>
          <w:sz w:val="22"/>
          <w:szCs w:val="22"/>
          <w:lang w:val="en-US"/>
        </w:rPr>
        <w:t>:</w:t>
      </w:r>
      <w:ins w:id="39" w:author="Faustin DEWAS (ANEO)" w:date="2024-07-10T10:46:00Z">
        <w:r w:rsidR="00FD367B">
          <w:rPr>
            <w:rStyle w:val="Strong"/>
            <w:rFonts w:eastAsiaTheme="majorEastAsia"/>
            <w:sz w:val="22"/>
            <w:szCs w:val="22"/>
            <w:lang w:val="en-US"/>
          </w:rPr>
          <w:t xml:space="preserve"> </w:t>
        </w:r>
      </w:ins>
      <w:r w:rsidR="001331FF" w:rsidRPr="00F157B1">
        <w:rPr>
          <w:sz w:val="22"/>
          <w:szCs w:val="22"/>
          <w:lang w:val="en-US"/>
        </w:rPr>
        <w:t xml:space="preserve">This function retrieves a list of sessions from a specified ArmoniK endpoint. It establishes a communication channel using the endpoint URL, initializes an </w:t>
      </w:r>
      <w:r w:rsidR="001331FF" w:rsidRPr="00F157B1">
        <w:rPr>
          <w:rStyle w:val="HTMLCode"/>
          <w:rFonts w:ascii="Times New Roman" w:eastAsiaTheme="majorEastAsia" w:hAnsi="Times New Roman" w:cs="Times New Roman"/>
          <w:sz w:val="22"/>
          <w:szCs w:val="22"/>
          <w:lang w:val="en-US"/>
        </w:rPr>
        <w:t>ArmoniKSessions</w:t>
      </w:r>
      <w:r w:rsidR="001331FF" w:rsidRPr="00F157B1">
        <w:rPr>
          <w:sz w:val="22"/>
          <w:szCs w:val="22"/>
          <w:lang w:val="en-US"/>
        </w:rPr>
        <w:t xml:space="preserve"> object, and retrieves all sessions associated with the endpoint. It returns a list of </w:t>
      </w:r>
      <w:r w:rsidR="001331FF" w:rsidRPr="00F157B1">
        <w:rPr>
          <w:rStyle w:val="HTMLCode"/>
          <w:rFonts w:ascii="Times New Roman" w:eastAsiaTheme="majorEastAsia" w:hAnsi="Times New Roman" w:cs="Times New Roman"/>
          <w:sz w:val="22"/>
          <w:szCs w:val="22"/>
          <w:lang w:val="en-US"/>
        </w:rPr>
        <w:t>Session</w:t>
      </w:r>
      <w:r w:rsidR="001331FF" w:rsidRPr="00F157B1">
        <w:rPr>
          <w:sz w:val="22"/>
          <w:szCs w:val="22"/>
          <w:lang w:val="en-US"/>
        </w:rPr>
        <w:t xml:space="preserve"> objects representing these sessions.</w:t>
      </w:r>
      <w:r w:rsidR="004E58A6" w:rsidRPr="00F157B1">
        <w:rPr>
          <w:sz w:val="22"/>
          <w:szCs w:val="22"/>
          <w:lang w:val="en-US"/>
        </w:rPr>
        <w:br/>
      </w:r>
      <w:r w:rsidR="004E58A6" w:rsidRPr="00F157B1">
        <w:rPr>
          <w:sz w:val="22"/>
          <w:szCs w:val="22"/>
          <w:lang w:val="en-US"/>
        </w:rPr>
        <w:br/>
      </w:r>
      <w:r w:rsidR="00481D7C" w:rsidRPr="00F157B1">
        <w:rPr>
          <w:rStyle w:val="Strong"/>
          <w:rFonts w:eastAsiaTheme="majorEastAsia"/>
          <w:sz w:val="22"/>
          <w:szCs w:val="22"/>
          <w:lang w:val="en-US"/>
        </w:rPr>
        <w:t>retrieve_tasks_for_session:</w:t>
      </w:r>
      <w:ins w:id="40" w:author="Faustin DEWAS (ANEO)" w:date="2024-07-10T10:46:00Z">
        <w:r w:rsidR="00FD367B">
          <w:rPr>
            <w:rStyle w:val="Strong"/>
            <w:rFonts w:eastAsiaTheme="majorEastAsia"/>
            <w:sz w:val="22"/>
            <w:szCs w:val="22"/>
            <w:lang w:val="en-US"/>
          </w:rPr>
          <w:t xml:space="preserve"> </w:t>
        </w:r>
      </w:ins>
      <w:r w:rsidR="00481D7C" w:rsidRPr="00F157B1">
        <w:rPr>
          <w:sz w:val="22"/>
          <w:szCs w:val="22"/>
          <w:lang w:val="en-US"/>
        </w:rPr>
        <w:t xml:space="preserve">This function retrieves a list of tasks associated with a specific session from an ArmoniK endpoint. It takes the endpoint URL and the session ID as arguments, establishes a channel using </w:t>
      </w:r>
      <w:r w:rsidR="00481D7C" w:rsidRPr="00F157B1">
        <w:rPr>
          <w:rStyle w:val="HTMLCode"/>
          <w:rFonts w:ascii="Times New Roman" w:eastAsiaTheme="majorEastAsia" w:hAnsi="Times New Roman" w:cs="Times New Roman"/>
          <w:sz w:val="22"/>
          <w:szCs w:val="22"/>
          <w:lang w:val="en-US"/>
        </w:rPr>
        <w:t>insecure</w:t>
      </w:r>
      <w:r w:rsidR="008A5257">
        <w:rPr>
          <w:rStyle w:val="HTMLCode"/>
          <w:rFonts w:ascii="Times New Roman" w:eastAsiaTheme="majorEastAsia" w:hAnsi="Times New Roman" w:cs="Times New Roman"/>
          <w:sz w:val="22"/>
          <w:szCs w:val="22"/>
          <w:lang w:val="en-US"/>
        </w:rPr>
        <w:t>_</w:t>
      </w:r>
      <w:r w:rsidR="00481D7C" w:rsidRPr="00F157B1">
        <w:rPr>
          <w:rStyle w:val="HTMLCode"/>
          <w:rFonts w:ascii="Times New Roman" w:eastAsiaTheme="majorEastAsia" w:hAnsi="Times New Roman" w:cs="Times New Roman"/>
          <w:sz w:val="22"/>
          <w:szCs w:val="22"/>
          <w:lang w:val="en-US"/>
        </w:rPr>
        <w:t>channel</w:t>
      </w:r>
      <w:r w:rsidR="00481D7C" w:rsidRPr="00F157B1">
        <w:rPr>
          <w:sz w:val="22"/>
          <w:szCs w:val="22"/>
          <w:lang w:val="en-US"/>
        </w:rPr>
        <w:t xml:space="preserve">, and initializes an </w:t>
      </w:r>
      <w:r w:rsidR="00481D7C" w:rsidRPr="00F157B1">
        <w:rPr>
          <w:rStyle w:val="HTMLCode"/>
          <w:rFonts w:ascii="Times New Roman" w:eastAsiaTheme="majorEastAsia" w:hAnsi="Times New Roman" w:cs="Times New Roman"/>
          <w:sz w:val="22"/>
          <w:szCs w:val="22"/>
          <w:lang w:val="en-US"/>
        </w:rPr>
        <w:t>ArmoniKTask</w:t>
      </w:r>
      <w:r w:rsidR="00481D7C" w:rsidRPr="00F157B1">
        <w:rPr>
          <w:sz w:val="22"/>
          <w:szCs w:val="22"/>
          <w:lang w:val="en-US"/>
        </w:rPr>
        <w:t xml:space="preserve"> object. It filters tasks based on the provided session ID using </w:t>
      </w:r>
      <w:r w:rsidR="00481D7C" w:rsidRPr="00F157B1">
        <w:rPr>
          <w:rStyle w:val="HTMLCode"/>
          <w:rFonts w:ascii="Times New Roman" w:eastAsiaTheme="majorEastAsia" w:hAnsi="Times New Roman" w:cs="Times New Roman"/>
          <w:sz w:val="22"/>
          <w:szCs w:val="22"/>
          <w:lang w:val="en-US"/>
        </w:rPr>
        <w:t>TaskFieldFilter</w:t>
      </w:r>
      <w:r w:rsidR="00481D7C" w:rsidRPr="00F157B1">
        <w:rPr>
          <w:sz w:val="22"/>
          <w:szCs w:val="22"/>
          <w:lang w:val="en-US"/>
        </w:rPr>
        <w:t xml:space="preserve">, retrieves these tasks, and returns a list of </w:t>
      </w:r>
      <w:r w:rsidR="00481D7C" w:rsidRPr="00F157B1">
        <w:rPr>
          <w:rStyle w:val="HTMLCode"/>
          <w:rFonts w:ascii="Times New Roman" w:eastAsiaTheme="majorEastAsia" w:hAnsi="Times New Roman" w:cs="Times New Roman"/>
          <w:sz w:val="22"/>
          <w:szCs w:val="22"/>
          <w:lang w:val="en-US"/>
        </w:rPr>
        <w:t>Task</w:t>
      </w:r>
      <w:r w:rsidR="00481D7C" w:rsidRPr="00F157B1">
        <w:rPr>
          <w:sz w:val="22"/>
          <w:szCs w:val="22"/>
          <w:lang w:val="en-US"/>
        </w:rPr>
        <w:t xml:space="preserve"> objects representing them.</w:t>
      </w:r>
      <w:r w:rsidR="005A3D33" w:rsidRPr="00F157B1">
        <w:rPr>
          <w:sz w:val="22"/>
          <w:szCs w:val="22"/>
          <w:lang w:val="en-US"/>
        </w:rPr>
        <w:br/>
      </w:r>
      <w:r w:rsidR="005A3D33" w:rsidRPr="00F157B1">
        <w:rPr>
          <w:sz w:val="22"/>
          <w:szCs w:val="22"/>
          <w:lang w:val="en-US"/>
        </w:rPr>
        <w:br/>
      </w:r>
      <w:r w:rsidR="005A3D33" w:rsidRPr="00F157B1">
        <w:rPr>
          <w:rStyle w:val="Strong"/>
          <w:rFonts w:eastAsiaTheme="majorEastAsia"/>
          <w:sz w:val="22"/>
          <w:szCs w:val="22"/>
          <w:lang w:val="en-US"/>
        </w:rPr>
        <w:t>reconstruct_execution_graph:</w:t>
      </w:r>
      <w:ins w:id="41" w:author="Faustin DEWAS (ANEO)" w:date="2024-07-10T10:46:00Z">
        <w:r w:rsidR="00FD367B">
          <w:rPr>
            <w:rStyle w:val="Strong"/>
            <w:rFonts w:eastAsiaTheme="majorEastAsia"/>
            <w:sz w:val="22"/>
            <w:szCs w:val="22"/>
            <w:lang w:val="en-US"/>
          </w:rPr>
          <w:t xml:space="preserve"> </w:t>
        </w:r>
      </w:ins>
      <w:r w:rsidR="005A3D33" w:rsidRPr="00F157B1">
        <w:rPr>
          <w:sz w:val="22"/>
          <w:szCs w:val="22"/>
          <w:lang w:val="en-US"/>
        </w:rPr>
        <w:t>This function reconstructs the execution graph within a given session based on a provided list of tasks (</w:t>
      </w:r>
      <w:r w:rsidR="005A3D33" w:rsidRPr="00F157B1">
        <w:rPr>
          <w:rStyle w:val="HTMLCode"/>
          <w:rFonts w:ascii="Times New Roman" w:eastAsiaTheme="majorEastAsia" w:hAnsi="Times New Roman" w:cs="Times New Roman"/>
          <w:sz w:val="22"/>
          <w:szCs w:val="22"/>
          <w:lang w:val="en-US"/>
        </w:rPr>
        <w:t>Task</w:t>
      </w:r>
      <w:r w:rsidR="005A3D33" w:rsidRPr="00F157B1">
        <w:rPr>
          <w:sz w:val="22"/>
          <w:szCs w:val="22"/>
          <w:lang w:val="en-US"/>
        </w:rPr>
        <w:t xml:space="preserve"> objects). It initializes a </w:t>
      </w:r>
      <w:proofErr w:type="spellStart"/>
      <w:r w:rsidR="005A3D33" w:rsidRPr="00F157B1">
        <w:rPr>
          <w:rStyle w:val="HTMLCode"/>
          <w:rFonts w:ascii="Times New Roman" w:eastAsiaTheme="majorEastAsia" w:hAnsi="Times New Roman" w:cs="Times New Roman"/>
          <w:sz w:val="22"/>
          <w:szCs w:val="22"/>
          <w:lang w:val="en-US"/>
        </w:rPr>
        <w:t>PyDiGraph</w:t>
      </w:r>
      <w:proofErr w:type="spellEnd"/>
      <w:r w:rsidR="005A3D33" w:rsidRPr="00F157B1">
        <w:rPr>
          <w:sz w:val="22"/>
          <w:szCs w:val="22"/>
          <w:lang w:val="en-US"/>
        </w:rPr>
        <w:t xml:space="preserve"> object to represent the graph and maps out dependencies between tasks and their input/output data. Nodes in the graph represent either tasks or input/output data, while edges signify dependencies between them.</w:t>
      </w:r>
    </w:p>
    <w:p w14:paraId="26F59ABE" w14:textId="58CB1B8C" w:rsidR="00636CE5" w:rsidRPr="00636CE5" w:rsidRDefault="00963670" w:rsidP="00636CE5">
      <w:pPr>
        <w:pStyle w:val="Heading3"/>
        <w:numPr>
          <w:ilvl w:val="0"/>
          <w:numId w:val="24"/>
        </w:numPr>
        <w:rPr>
          <w:lang w:val="en-US"/>
        </w:rPr>
      </w:pPr>
      <w:bookmarkStart w:id="42" w:name="_Toc171521515"/>
      <w:r w:rsidRPr="00963670">
        <w:rPr>
          <w:lang w:val="en-US"/>
        </w:rPr>
        <w:t>Unit Testing with Pytest: Fundamentals and Application</w:t>
      </w:r>
      <w:bookmarkEnd w:id="42"/>
    </w:p>
    <w:p w14:paraId="76A7E79A" w14:textId="5EF5723A" w:rsidR="00963670" w:rsidRDefault="00963670" w:rsidP="0035134A">
      <w:pPr>
        <w:pStyle w:val="Heading4"/>
        <w:rPr>
          <w:lang w:val="en-US"/>
        </w:rPr>
      </w:pPr>
      <w:r w:rsidRPr="00963670">
        <w:rPr>
          <w:lang w:val="en-US"/>
        </w:rPr>
        <w:t>What is a Unit Test?</w:t>
      </w:r>
    </w:p>
    <w:p w14:paraId="5B5026EF" w14:textId="4D9A6F3E" w:rsidR="0035134A" w:rsidRPr="00B9674A" w:rsidRDefault="00B9674A" w:rsidP="0035134A">
      <w:pPr>
        <w:rPr>
          <w:rFonts w:ascii="Times New Roman" w:hAnsi="Times New Roman" w:cs="Times New Roman"/>
          <w:sz w:val="22"/>
          <w:szCs w:val="22"/>
          <w:lang w:val="en-US"/>
        </w:rPr>
      </w:pPr>
      <w:r w:rsidRPr="00B9674A">
        <w:rPr>
          <w:rFonts w:ascii="Times New Roman" w:hAnsi="Times New Roman" w:cs="Times New Roman"/>
          <w:sz w:val="22"/>
          <w:szCs w:val="22"/>
          <w:lang w:val="en-US"/>
        </w:rPr>
        <w:t xml:space="preserve">It </w:t>
      </w:r>
      <w:r w:rsidR="00581457">
        <w:rPr>
          <w:rFonts w:ascii="Times New Roman" w:hAnsi="Times New Roman" w:cs="Times New Roman"/>
          <w:sz w:val="22"/>
          <w:szCs w:val="22"/>
          <w:lang w:val="en-US"/>
        </w:rPr>
        <w:t>is not un</w:t>
      </w:r>
      <w:r w:rsidR="00500070">
        <w:rPr>
          <w:rFonts w:ascii="Times New Roman" w:hAnsi="Times New Roman" w:cs="Times New Roman"/>
          <w:sz w:val="22"/>
          <w:szCs w:val="22"/>
          <w:lang w:val="en-US"/>
        </w:rPr>
        <w:t>usual</w:t>
      </w:r>
      <w:r w:rsidRPr="00B9674A">
        <w:rPr>
          <w:rFonts w:ascii="Times New Roman" w:hAnsi="Times New Roman" w:cs="Times New Roman"/>
          <w:sz w:val="22"/>
          <w:szCs w:val="22"/>
          <w:lang w:val="en-US"/>
        </w:rPr>
        <w:t xml:space="preserve">, but I started by implementing the functionalities without writing unit tests first. This approach diverged from the recommended practice of </w:t>
      </w:r>
      <w:r w:rsidR="00DD34A8">
        <w:rPr>
          <w:rFonts w:ascii="Times New Roman" w:hAnsi="Times New Roman" w:cs="Times New Roman"/>
          <w:sz w:val="22"/>
          <w:szCs w:val="22"/>
          <w:lang w:val="en-US"/>
        </w:rPr>
        <w:t>the Tests Driven Development approach</w:t>
      </w:r>
      <w:r w:rsidRPr="00B9674A">
        <w:rPr>
          <w:rFonts w:ascii="Times New Roman" w:hAnsi="Times New Roman" w:cs="Times New Roman"/>
          <w:sz w:val="22"/>
          <w:szCs w:val="22"/>
          <w:lang w:val="en-US"/>
        </w:rPr>
        <w:t>. In practice, unit tests serve as automated procedures to validate that code units, such as functions, methods, or classes, yield expected outputs for diverse inputs. Their primary objective is to verify the isolated functionality of each piece of code, ensuring it operates correctly independently</w:t>
      </w:r>
      <w:r w:rsidR="008D4CF0">
        <w:rPr>
          <w:rFonts w:ascii="Times New Roman" w:hAnsi="Times New Roman" w:cs="Times New Roman"/>
          <w:sz w:val="22"/>
          <w:szCs w:val="22"/>
          <w:lang w:val="en-US"/>
        </w:rPr>
        <w:t xml:space="preserve"> </w:t>
      </w:r>
      <w:r w:rsidRPr="00B9674A">
        <w:rPr>
          <w:rFonts w:ascii="Times New Roman" w:hAnsi="Times New Roman" w:cs="Times New Roman"/>
          <w:sz w:val="22"/>
          <w:szCs w:val="22"/>
          <w:lang w:val="en-US"/>
        </w:rPr>
        <w:t>from the rest of the program</w:t>
      </w:r>
      <w:r w:rsidR="005C1281">
        <w:rPr>
          <w:rFonts w:ascii="Times New Roman" w:hAnsi="Times New Roman" w:cs="Times New Roman"/>
          <w:sz w:val="22"/>
          <w:szCs w:val="22"/>
          <w:lang w:val="en-US"/>
        </w:rPr>
        <w:t>.</w:t>
      </w:r>
    </w:p>
    <w:p w14:paraId="7073E918" w14:textId="1C59777B" w:rsidR="00DA2DD2" w:rsidRDefault="00963670" w:rsidP="00EF571E">
      <w:pPr>
        <w:pStyle w:val="Heading4"/>
        <w:rPr>
          <w:lang w:val="en-GB"/>
        </w:rPr>
      </w:pPr>
      <w:r w:rsidRPr="00E74B36">
        <w:rPr>
          <w:lang w:val="en-GB"/>
        </w:rPr>
        <w:t>Why Perform Unit Testing?</w:t>
      </w:r>
    </w:p>
    <w:p w14:paraId="1CA5EEDC" w14:textId="4FFBB014" w:rsidR="00DA2DD2" w:rsidRPr="00EF571E" w:rsidRDefault="00EF571E" w:rsidP="00DA2DD2">
      <w:pPr>
        <w:rPr>
          <w:rFonts w:ascii="Times New Roman" w:hAnsi="Times New Roman" w:cs="Times New Roman"/>
          <w:sz w:val="22"/>
          <w:szCs w:val="22"/>
          <w:lang w:val="en-US"/>
        </w:rPr>
      </w:pPr>
      <w:r w:rsidRPr="00EF571E">
        <w:rPr>
          <w:rFonts w:ascii="Times New Roman" w:hAnsi="Times New Roman" w:cs="Times New Roman"/>
          <w:sz w:val="22"/>
          <w:szCs w:val="22"/>
          <w:lang w:val="en-US"/>
        </w:rPr>
        <w:t xml:space="preserve">Unit tests offer several crucial advantages. They enable early error detection, helping to catch bugs as soon as they appear and facilitating their correction before they affect other parts of the software. Additionally, unit tests ease maintenance by isolating errors to specific units, making refactoring and </w:t>
      </w:r>
      <w:r w:rsidRPr="00EF571E">
        <w:rPr>
          <w:rFonts w:ascii="Times New Roman" w:hAnsi="Times New Roman" w:cs="Times New Roman"/>
          <w:sz w:val="22"/>
          <w:szCs w:val="22"/>
          <w:lang w:val="en-US"/>
        </w:rPr>
        <w:lastRenderedPageBreak/>
        <w:t>code modifications safer and less risky. Furthermore, unit tests serve as living documentation by describing the expected behavior of each unit of code.</w:t>
      </w:r>
    </w:p>
    <w:p w14:paraId="67CECD13" w14:textId="3F13211A" w:rsidR="00130FAF" w:rsidRPr="00130FAF" w:rsidRDefault="00963670" w:rsidP="00130FAF">
      <w:pPr>
        <w:pStyle w:val="Heading4"/>
        <w:rPr>
          <w:lang w:val="en-US"/>
        </w:rPr>
      </w:pPr>
      <w:r w:rsidRPr="00963670">
        <w:rPr>
          <w:lang w:val="en-US"/>
        </w:rPr>
        <w:t>Using Pytest</w:t>
      </w:r>
    </w:p>
    <w:p w14:paraId="4C5CF623" w14:textId="006C441B" w:rsidR="00963670" w:rsidRPr="00067BE2" w:rsidRDefault="00130FAF" w:rsidP="00963670">
      <w:pPr>
        <w:rPr>
          <w:rFonts w:ascii="Times New Roman" w:hAnsi="Times New Roman" w:cs="Times New Roman"/>
          <w:sz w:val="22"/>
          <w:szCs w:val="22"/>
          <w:lang w:val="en-US"/>
        </w:rPr>
      </w:pPr>
      <w:r w:rsidRPr="00130FAF">
        <w:rPr>
          <w:rFonts w:ascii="Times New Roman" w:hAnsi="Times New Roman" w:cs="Times New Roman"/>
          <w:sz w:val="22"/>
          <w:szCs w:val="22"/>
          <w:lang w:val="en-US"/>
        </w:rPr>
        <w:t>During my internship, I used Pytest, a popular unit testing framework in Python that simplifies writing and executing tests with its concise syntax and advanced features. I learned to write unit tests using Pytest after exploring the basics of unit testing. For instance, I implemented tests to validate a function's behavior with valid inputs, check the function's response when provided with an empty endpoint, and verify the function's behavior with an empty session ID. Pytest allows for defining clear assertions and catching expected exceptions, ensuring that the function behaves as expected in different scenarios. Additionally, Pytest facilitates running all defined tests in a project with a simple command and provides detailed reports on test results, helping to quickly identify potential failures.</w:t>
      </w:r>
      <w:r>
        <w:rPr>
          <w:lang w:val="en-US"/>
        </w:rPr>
        <w:br/>
      </w:r>
      <w:r>
        <w:rPr>
          <w:rFonts w:ascii="Times New Roman" w:hAnsi="Times New Roman" w:cs="Times New Roman"/>
          <w:sz w:val="22"/>
          <w:szCs w:val="22"/>
          <w:lang w:val="en-US"/>
        </w:rPr>
        <w:br/>
      </w:r>
      <w:r w:rsidR="00067BE2" w:rsidRPr="00067BE2">
        <w:rPr>
          <w:rFonts w:ascii="Times New Roman" w:hAnsi="Times New Roman" w:cs="Times New Roman"/>
          <w:sz w:val="22"/>
          <w:szCs w:val="22"/>
          <w:lang w:val="en-US"/>
        </w:rPr>
        <w:t>In summary, moving forward in this internship, I will first need to write tests before implementing the functionalities.</w:t>
      </w:r>
    </w:p>
    <w:p w14:paraId="63EB05A3" w14:textId="77777777" w:rsidR="00D74D98" w:rsidRDefault="00D74D98" w:rsidP="00FC16B8">
      <w:pPr>
        <w:pStyle w:val="Heading1"/>
        <w:rPr>
          <w:lang w:val="en-US"/>
        </w:rPr>
      </w:pPr>
    </w:p>
    <w:p w14:paraId="2DED98FC" w14:textId="77777777" w:rsidR="00D74D98" w:rsidRDefault="00D74D98" w:rsidP="00FC16B8">
      <w:pPr>
        <w:pStyle w:val="Heading1"/>
        <w:rPr>
          <w:lang w:val="en-US"/>
        </w:rPr>
      </w:pPr>
    </w:p>
    <w:p w14:paraId="62CA5F14" w14:textId="77777777" w:rsidR="00D74D98" w:rsidRDefault="00D74D98" w:rsidP="00D74D98">
      <w:pPr>
        <w:rPr>
          <w:lang w:val="en-US"/>
        </w:rPr>
      </w:pPr>
    </w:p>
    <w:p w14:paraId="24B9E1DA" w14:textId="77777777" w:rsidR="00D74D98" w:rsidRDefault="00D74D98" w:rsidP="00D74D98">
      <w:pPr>
        <w:rPr>
          <w:lang w:val="en-US"/>
        </w:rPr>
      </w:pPr>
    </w:p>
    <w:p w14:paraId="2A619C18" w14:textId="77777777" w:rsidR="00D74D98" w:rsidRDefault="00D74D98" w:rsidP="00D74D98">
      <w:pPr>
        <w:rPr>
          <w:lang w:val="en-US"/>
        </w:rPr>
      </w:pPr>
    </w:p>
    <w:p w14:paraId="1756797C" w14:textId="77777777" w:rsidR="00D74D98" w:rsidRDefault="00D74D98" w:rsidP="00D74D98">
      <w:pPr>
        <w:rPr>
          <w:lang w:val="en-US"/>
        </w:rPr>
      </w:pPr>
    </w:p>
    <w:p w14:paraId="0BC9CAF5" w14:textId="77777777" w:rsidR="00D74D98" w:rsidRDefault="00D74D98" w:rsidP="00D74D98">
      <w:pPr>
        <w:rPr>
          <w:lang w:val="en-US"/>
        </w:rPr>
      </w:pPr>
    </w:p>
    <w:p w14:paraId="454EC61D" w14:textId="77777777" w:rsidR="00D74D98" w:rsidRPr="00D74D98" w:rsidRDefault="00D74D98" w:rsidP="00D74D98">
      <w:pPr>
        <w:rPr>
          <w:lang w:val="en-US"/>
        </w:rPr>
      </w:pPr>
    </w:p>
    <w:p w14:paraId="68E0655B" w14:textId="77777777" w:rsidR="00D74D98" w:rsidRDefault="00D74D98" w:rsidP="00D74D98">
      <w:pPr>
        <w:rPr>
          <w:lang w:val="en-US"/>
        </w:rPr>
      </w:pPr>
    </w:p>
    <w:p w14:paraId="41555273" w14:textId="77777777" w:rsidR="00D74D98" w:rsidRDefault="00D74D98" w:rsidP="00D74D98">
      <w:pPr>
        <w:rPr>
          <w:lang w:val="en-US"/>
        </w:rPr>
      </w:pPr>
    </w:p>
    <w:p w14:paraId="630B09D4" w14:textId="77777777" w:rsidR="00D74D98" w:rsidRDefault="00D74D98" w:rsidP="00D74D98">
      <w:pPr>
        <w:rPr>
          <w:lang w:val="en-US"/>
        </w:rPr>
      </w:pPr>
    </w:p>
    <w:p w14:paraId="6D60776F" w14:textId="77777777" w:rsidR="00D74D98" w:rsidRDefault="00D74D98" w:rsidP="00D74D98">
      <w:pPr>
        <w:rPr>
          <w:lang w:val="en-US"/>
        </w:rPr>
      </w:pPr>
    </w:p>
    <w:p w14:paraId="04786940" w14:textId="77777777" w:rsidR="00D74D98" w:rsidRPr="00D74D98" w:rsidRDefault="00D74D98" w:rsidP="00D74D98">
      <w:pPr>
        <w:rPr>
          <w:lang w:val="en-US"/>
        </w:rPr>
      </w:pPr>
    </w:p>
    <w:p w14:paraId="413BD0F2" w14:textId="77777777" w:rsidR="00D74D98" w:rsidRDefault="00D74D98" w:rsidP="00FC16B8">
      <w:pPr>
        <w:pStyle w:val="Heading1"/>
        <w:rPr>
          <w:lang w:val="en-US"/>
        </w:rPr>
      </w:pPr>
    </w:p>
    <w:p w14:paraId="675A219C" w14:textId="6476EBAA" w:rsidR="00564B6F" w:rsidRPr="004E5A14" w:rsidRDefault="00925A28" w:rsidP="00FC16B8">
      <w:pPr>
        <w:pStyle w:val="Heading1"/>
        <w:rPr>
          <w:lang w:val="en-US"/>
        </w:rPr>
      </w:pPr>
      <w:bookmarkStart w:id="43" w:name="_Toc171521516"/>
      <w:r w:rsidRPr="004E5A14">
        <w:rPr>
          <w:lang w:val="en-US"/>
        </w:rPr>
        <w:t>Conclusion</w:t>
      </w:r>
      <w:bookmarkEnd w:id="43"/>
    </w:p>
    <w:p w14:paraId="56E16F3A" w14:textId="617BAB40" w:rsidR="00DC0F20" w:rsidRPr="00DC0F20" w:rsidRDefault="00925A28" w:rsidP="00DC0F20">
      <w:pPr>
        <w:pStyle w:val="NormalWeb"/>
        <w:rPr>
          <w:sz w:val="22"/>
          <w:szCs w:val="22"/>
          <w:lang w:val="en-US"/>
        </w:rPr>
      </w:pPr>
      <w:r w:rsidRPr="004E5A14">
        <w:rPr>
          <w:sz w:val="22"/>
          <w:szCs w:val="22"/>
          <w:lang w:val="en-US"/>
        </w:rPr>
        <w:br/>
      </w:r>
      <w:r w:rsidR="007B51DF" w:rsidRPr="007B51DF">
        <w:rPr>
          <w:rStyle w:val="Heading4Char"/>
          <w:lang w:val="en-US"/>
        </w:rPr>
        <w:t>I</w:t>
      </w:r>
      <w:r w:rsidR="007B51DF" w:rsidRPr="00511F7F">
        <w:rPr>
          <w:rStyle w:val="Heading4Char"/>
          <w:lang w:val="en-US"/>
        </w:rPr>
        <w:t>n English</w:t>
      </w:r>
      <w:r w:rsidR="007B51DF">
        <w:rPr>
          <w:sz w:val="22"/>
          <w:szCs w:val="22"/>
          <w:lang w:val="en-US"/>
        </w:rPr>
        <w:t xml:space="preserve"> </w:t>
      </w:r>
      <w:r w:rsidR="007B51DF">
        <w:rPr>
          <w:sz w:val="22"/>
          <w:szCs w:val="22"/>
          <w:lang w:val="en-US"/>
        </w:rPr>
        <w:br/>
      </w:r>
      <w:r w:rsidRPr="007B51DF">
        <w:rPr>
          <w:sz w:val="22"/>
          <w:szCs w:val="22"/>
          <w:lang w:val="en-US"/>
        </w:rPr>
        <w:br/>
      </w:r>
      <w:r w:rsidR="00DC0F20" w:rsidRPr="00DC0F20">
        <w:rPr>
          <w:sz w:val="22"/>
          <w:szCs w:val="22"/>
          <w:lang w:val="en-US"/>
        </w:rPr>
        <w:t xml:space="preserve">These first eight weeks of work experience at ANEO have been extremely rewarding and have laid a solid foundation for the rest of the project. The main achievements at this stage are varied and significant. Firstly, I was able to </w:t>
      </w:r>
      <w:r w:rsidR="000710FF" w:rsidRPr="00DC0F20">
        <w:rPr>
          <w:sz w:val="22"/>
          <w:szCs w:val="22"/>
          <w:lang w:val="en-US"/>
        </w:rPr>
        <w:t>familiarize</w:t>
      </w:r>
      <w:r w:rsidR="00DC0F20" w:rsidRPr="00DC0F20">
        <w:rPr>
          <w:sz w:val="22"/>
          <w:szCs w:val="22"/>
          <w:lang w:val="en-US"/>
        </w:rPr>
        <w:t xml:space="preserve"> myself in depth with the architecture and operation of ArmoniK. Secondly, I initially developed a Python module designed to reconstruct the task execution graph. In addition, I implemented key functionalities, such as session and task retrieval. Finally, I set up unit tests using Pytest.</w:t>
      </w:r>
    </w:p>
    <w:p w14:paraId="2174D838" w14:textId="299BF34B" w:rsidR="00DC0F20" w:rsidRPr="00DC0F20" w:rsidRDefault="00DC0F20" w:rsidP="00DC0F20">
      <w:pPr>
        <w:pStyle w:val="NormalWeb"/>
        <w:rPr>
          <w:sz w:val="22"/>
          <w:szCs w:val="22"/>
          <w:lang w:val="en-US"/>
        </w:rPr>
      </w:pPr>
      <w:r w:rsidRPr="00DC0F20">
        <w:rPr>
          <w:sz w:val="22"/>
          <w:szCs w:val="22"/>
          <w:lang w:val="en-US"/>
        </w:rPr>
        <w:t xml:space="preserve">This work is an excellent starting point for the remaining eight weeks of the placement. The next steps are promising and ambitious. I will be </w:t>
      </w:r>
      <w:r w:rsidR="000710FF" w:rsidRPr="00DC0F20">
        <w:rPr>
          <w:sz w:val="22"/>
          <w:szCs w:val="22"/>
          <w:lang w:val="en-US"/>
        </w:rPr>
        <w:t>finalizing</w:t>
      </w:r>
      <w:r w:rsidRPr="00DC0F20">
        <w:rPr>
          <w:sz w:val="22"/>
          <w:szCs w:val="22"/>
          <w:lang w:val="en-US"/>
        </w:rPr>
        <w:t xml:space="preserve"> and </w:t>
      </w:r>
      <w:r w:rsidR="000710FF" w:rsidRPr="00DC0F20">
        <w:rPr>
          <w:sz w:val="22"/>
          <w:szCs w:val="22"/>
          <w:lang w:val="en-US"/>
        </w:rPr>
        <w:t>optimizing</w:t>
      </w:r>
      <w:r w:rsidRPr="00DC0F20">
        <w:rPr>
          <w:sz w:val="22"/>
          <w:szCs w:val="22"/>
          <w:lang w:val="en-US"/>
        </w:rPr>
        <w:t xml:space="preserve"> the execution graph reconstruction module. I will also be developing graph analysis functions to identify bottlenecks. There are also plans to potentially start work on a </w:t>
      </w:r>
      <w:r w:rsidR="000710FF" w:rsidRPr="00DC0F20">
        <w:rPr>
          <w:sz w:val="22"/>
          <w:szCs w:val="22"/>
          <w:lang w:val="en-US"/>
        </w:rPr>
        <w:t>visualization</w:t>
      </w:r>
      <w:r w:rsidRPr="00DC0F20">
        <w:rPr>
          <w:sz w:val="22"/>
          <w:szCs w:val="22"/>
          <w:lang w:val="en-US"/>
        </w:rPr>
        <w:t xml:space="preserve"> interface.</w:t>
      </w:r>
    </w:p>
    <w:p w14:paraId="3D13332E" w14:textId="77777777" w:rsidR="00C51C93" w:rsidRPr="00B9516C" w:rsidRDefault="00DC0F20" w:rsidP="00C51C93">
      <w:pPr>
        <w:pStyle w:val="NormalWeb"/>
        <w:rPr>
          <w:sz w:val="22"/>
          <w:szCs w:val="22"/>
        </w:rPr>
      </w:pPr>
      <w:r w:rsidRPr="00DC0F20">
        <w:rPr>
          <w:sz w:val="22"/>
          <w:szCs w:val="22"/>
          <w:lang w:val="en-US"/>
        </w:rPr>
        <w:t xml:space="preserve">Aside from the technical aspect, this first half of my placement has also enabled me to integrate into ANEO's unique corporate culture, with its flexible </w:t>
      </w:r>
      <w:r w:rsidR="000710FF" w:rsidRPr="00DC0F20">
        <w:rPr>
          <w:sz w:val="22"/>
          <w:szCs w:val="22"/>
          <w:lang w:val="en-US"/>
        </w:rPr>
        <w:t>organization</w:t>
      </w:r>
      <w:r w:rsidRPr="00DC0F20">
        <w:rPr>
          <w:sz w:val="22"/>
          <w:szCs w:val="22"/>
          <w:lang w:val="en-US"/>
        </w:rPr>
        <w:t xml:space="preserve"> and numerous events that encourage exchanges. It's already been a very formative experience, both professionally and personally. The next eight weeks look set to be just as </w:t>
      </w:r>
      <w:r w:rsidR="000710FF" w:rsidRPr="00DC0F20">
        <w:rPr>
          <w:sz w:val="22"/>
          <w:szCs w:val="22"/>
          <w:lang w:val="en-US"/>
        </w:rPr>
        <w:t>rewarding and</w:t>
      </w:r>
      <w:r w:rsidRPr="00DC0F20">
        <w:rPr>
          <w:sz w:val="22"/>
          <w:szCs w:val="22"/>
          <w:lang w:val="en-US"/>
        </w:rPr>
        <w:t xml:space="preserve"> should enable me to consolidate what I've learnt while learning new things.</w:t>
      </w:r>
      <w:r w:rsidR="00C51C93">
        <w:rPr>
          <w:sz w:val="22"/>
          <w:szCs w:val="22"/>
          <w:lang w:val="en-US"/>
        </w:rPr>
        <w:br/>
      </w:r>
      <w:r w:rsidR="00C51C93">
        <w:rPr>
          <w:sz w:val="22"/>
          <w:szCs w:val="22"/>
          <w:lang w:val="en-US"/>
        </w:rPr>
        <w:br/>
      </w:r>
      <w:r w:rsidR="00C51C93" w:rsidRPr="007B51DF">
        <w:rPr>
          <w:rStyle w:val="Heading4Char"/>
        </w:rPr>
        <w:t>In french</w:t>
      </w:r>
      <w:r w:rsidR="00C51C93">
        <w:rPr>
          <w:sz w:val="22"/>
          <w:szCs w:val="22"/>
        </w:rPr>
        <w:t xml:space="preserve"> </w:t>
      </w:r>
      <w:r w:rsidR="00C51C93">
        <w:rPr>
          <w:sz w:val="22"/>
          <w:szCs w:val="22"/>
        </w:rPr>
        <w:br/>
      </w:r>
      <w:r w:rsidR="00C51C93">
        <w:rPr>
          <w:sz w:val="22"/>
          <w:szCs w:val="22"/>
        </w:rPr>
        <w:br/>
      </w:r>
      <w:r w:rsidR="00C51C93" w:rsidRPr="00B9516C">
        <w:rPr>
          <w:sz w:val="22"/>
          <w:szCs w:val="22"/>
        </w:rPr>
        <w:t xml:space="preserve">Ces huit premières semaines de stage chez ANEO ont été extrêmement enrichissantes et ont permis de poser des bases solides pour la suite du projet. Les principales réalisations à ce stade sont variées et significatives. Tout d'abord, j'ai pu me familiariser en profondeur avec l'architecture et le fonctionnement d'ArmoniK. Ensuite, j'ai développé initialement un module Python destiné à reconstruire le graphe d'exécution des tâches. De plus, j'ai implémenté des fonctionnalités clés, telles que la récupération des sessions et des tâches. Enfin, j'ai mis en place des tests unitaires avec </w:t>
      </w:r>
      <w:proofErr w:type="spellStart"/>
      <w:r w:rsidR="00C51C93" w:rsidRPr="00B9516C">
        <w:rPr>
          <w:sz w:val="22"/>
          <w:szCs w:val="22"/>
        </w:rPr>
        <w:t>Pytest</w:t>
      </w:r>
      <w:proofErr w:type="spellEnd"/>
      <w:r w:rsidR="00C51C93" w:rsidRPr="00B9516C">
        <w:rPr>
          <w:sz w:val="22"/>
          <w:szCs w:val="22"/>
        </w:rPr>
        <w:t>.</w:t>
      </w:r>
    </w:p>
    <w:p w14:paraId="249F336C" w14:textId="77777777" w:rsidR="00C51C93" w:rsidRPr="00B9516C" w:rsidRDefault="00C51C93" w:rsidP="00C51C93">
      <w:pPr>
        <w:pStyle w:val="NormalWeb"/>
        <w:rPr>
          <w:sz w:val="22"/>
          <w:szCs w:val="22"/>
        </w:rPr>
      </w:pPr>
      <w:r w:rsidRPr="00B9516C">
        <w:rPr>
          <w:sz w:val="22"/>
          <w:szCs w:val="22"/>
        </w:rPr>
        <w:t>Ces travaux constituent un excellent point de départ pour les huit semaines restantes du stage. Les prochaines étapes envisagées sont prometteuses et ambitieuses. Il s'agira de finaliser et optimiser le module de reconstruction du graphe d'exécution. Par ailleurs, je développerai des fonctionnalités d'analyse du graphe afin d'identifier les goulots d'étranglement. Il est également envisagé de potentiellement commencer le travail sur une interface de visualisation.</w:t>
      </w:r>
    </w:p>
    <w:p w14:paraId="37F8D25F" w14:textId="0A846EA9" w:rsidR="00B9516C" w:rsidRPr="004E5A14" w:rsidRDefault="00C51C93" w:rsidP="00C51C93">
      <w:pPr>
        <w:pStyle w:val="NormalWeb"/>
        <w:rPr>
          <w:sz w:val="22"/>
          <w:szCs w:val="22"/>
        </w:rPr>
      </w:pPr>
      <w:r w:rsidRPr="004E5A14">
        <w:rPr>
          <w:sz w:val="22"/>
          <w:szCs w:val="22"/>
        </w:rPr>
        <w:t>Au-delà de l'aspect technique, cette première moitié de stage a également permis de m'intégrer dans la culture d'entreprise unique d'ANEO, avec son organisation flexible et ses nombreux événements favorisant les échanges. Cette expérience est déjà très formatrice, tant sur le plan professionnel que personnel. Les huit semaines à venir s'annoncent tout aussi enrichissantes et devraient permettre de consolider les acquis tout en relevant de nouveaux défis pour le projet ArmoniK.</w:t>
      </w:r>
      <w:r>
        <w:br/>
      </w:r>
    </w:p>
    <w:p w14:paraId="6973BA3F" w14:textId="77777777" w:rsidR="00564B6F" w:rsidRPr="00C51C93" w:rsidRDefault="00564B6F">
      <w:r w:rsidRPr="00C51C93">
        <w:br w:type="page"/>
      </w:r>
    </w:p>
    <w:p w14:paraId="6251B8D4" w14:textId="77777777" w:rsidR="00564B6F" w:rsidRPr="00C51C93" w:rsidRDefault="00564B6F" w:rsidP="00564B6F"/>
    <w:p w14:paraId="0A5E03E9" w14:textId="77777777" w:rsidR="00671FFD" w:rsidRPr="00C51C93" w:rsidRDefault="00671FFD" w:rsidP="001B318C">
      <w:pPr>
        <w:pStyle w:val="Heading1"/>
      </w:pPr>
    </w:p>
    <w:p w14:paraId="09E4C837" w14:textId="1F834796" w:rsidR="001B318C" w:rsidRDefault="004D1770" w:rsidP="001B318C">
      <w:pPr>
        <w:pStyle w:val="Heading1"/>
        <w:rPr>
          <w:lang w:val="en-US"/>
        </w:rPr>
      </w:pPr>
      <w:bookmarkStart w:id="44" w:name="_Toc171521517"/>
      <w:r w:rsidRPr="004D1770">
        <w:rPr>
          <w:lang w:val="en-US"/>
        </w:rPr>
        <w:t>Webography</w:t>
      </w:r>
      <w:r w:rsidR="00266411">
        <w:rPr>
          <w:lang w:val="en-US"/>
        </w:rPr>
        <w:t>/</w:t>
      </w:r>
      <w:r w:rsidR="001B318C">
        <w:rPr>
          <w:lang w:val="en-US"/>
        </w:rPr>
        <w:t>Bibliography</w:t>
      </w:r>
      <w:bookmarkEnd w:id="44"/>
    </w:p>
    <w:p w14:paraId="37B81B60" w14:textId="77777777" w:rsidR="00EF5CBA" w:rsidRPr="00EF5CBA" w:rsidRDefault="00EF5CBA" w:rsidP="00EF5CBA">
      <w:pPr>
        <w:rPr>
          <w:lang w:val="en-US"/>
        </w:rPr>
      </w:pPr>
    </w:p>
    <w:p w14:paraId="5F106AFE" w14:textId="2C22870E" w:rsidR="001B318C" w:rsidRPr="00963A2B" w:rsidRDefault="003227CA" w:rsidP="001B318C">
      <w:pPr>
        <w:rPr>
          <w:rFonts w:ascii="Times New Roman" w:hAnsi="Times New Roman" w:cs="Times New Roman"/>
          <w:sz w:val="22"/>
          <w:szCs w:val="22"/>
          <w:lang w:val="en-US"/>
        </w:rPr>
      </w:pPr>
      <w:r w:rsidRPr="00963A2B">
        <w:rPr>
          <w:rFonts w:ascii="Times New Roman" w:hAnsi="Times New Roman" w:cs="Times New Roman"/>
          <w:sz w:val="22"/>
          <w:szCs w:val="22"/>
          <w:lang w:val="en-US"/>
        </w:rPr>
        <w:t>[1]</w:t>
      </w:r>
      <w:r w:rsidR="00696FAB" w:rsidRPr="00963A2B">
        <w:rPr>
          <w:rFonts w:ascii="Times New Roman" w:hAnsi="Times New Roman" w:cs="Times New Roman"/>
          <w:sz w:val="22"/>
          <w:szCs w:val="22"/>
          <w:lang w:val="en-US"/>
        </w:rPr>
        <w:t xml:space="preserve"> ArmoniK </w:t>
      </w:r>
      <w:r w:rsidR="002033FC" w:rsidRPr="00963A2B">
        <w:rPr>
          <w:rFonts w:ascii="Times New Roman" w:hAnsi="Times New Roman" w:cs="Times New Roman"/>
          <w:sz w:val="22"/>
          <w:szCs w:val="22"/>
          <w:lang w:val="en-US"/>
        </w:rPr>
        <w:t>– Multiverse 2024</w:t>
      </w:r>
      <w:r w:rsidR="007E62E5" w:rsidRPr="00963A2B">
        <w:rPr>
          <w:rFonts w:ascii="Times New Roman" w:hAnsi="Times New Roman" w:cs="Times New Roman"/>
          <w:sz w:val="22"/>
          <w:szCs w:val="22"/>
          <w:lang w:val="en-US"/>
        </w:rPr>
        <w:t xml:space="preserve">, </w:t>
      </w:r>
      <w:r w:rsidR="008816FF" w:rsidRPr="00963A2B">
        <w:rPr>
          <w:rFonts w:ascii="Times New Roman" w:hAnsi="Times New Roman" w:cs="Times New Roman"/>
          <w:sz w:val="22"/>
          <w:szCs w:val="22"/>
          <w:lang w:val="en-US"/>
        </w:rPr>
        <w:t>Product Presentation “The alternative to your Grid Or</w:t>
      </w:r>
      <w:r w:rsidR="006B2E7C" w:rsidRPr="00963A2B">
        <w:rPr>
          <w:rFonts w:ascii="Times New Roman" w:hAnsi="Times New Roman" w:cs="Times New Roman"/>
          <w:sz w:val="22"/>
          <w:szCs w:val="22"/>
          <w:lang w:val="en-US"/>
        </w:rPr>
        <w:t>chestrator”</w:t>
      </w:r>
      <w:r w:rsidR="00933344">
        <w:rPr>
          <w:rFonts w:ascii="Times New Roman" w:hAnsi="Times New Roman" w:cs="Times New Roman"/>
          <w:sz w:val="22"/>
          <w:szCs w:val="22"/>
          <w:lang w:val="en-US"/>
        </w:rPr>
        <w:t xml:space="preserve"> by ArmoniK Team</w:t>
      </w:r>
    </w:p>
    <w:p w14:paraId="1CF3AB76" w14:textId="72A8D8C7" w:rsidR="004F5967" w:rsidRPr="00963A2B" w:rsidRDefault="006B2E7C" w:rsidP="006B2E7C">
      <w:pPr>
        <w:spacing w:line="360" w:lineRule="auto"/>
        <w:rPr>
          <w:rFonts w:ascii="Times New Roman" w:hAnsi="Times New Roman" w:cs="Times New Roman"/>
          <w:sz w:val="22"/>
          <w:szCs w:val="22"/>
          <w:lang w:val="en-US"/>
        </w:rPr>
      </w:pPr>
      <w:r w:rsidRPr="00963A2B">
        <w:rPr>
          <w:rFonts w:ascii="Times New Roman" w:hAnsi="Times New Roman" w:cs="Times New Roman"/>
          <w:sz w:val="22"/>
          <w:szCs w:val="22"/>
          <w:lang w:val="en-US"/>
        </w:rPr>
        <w:t xml:space="preserve">[2] </w:t>
      </w:r>
      <w:r w:rsidR="00AD4E23" w:rsidRPr="00963A2B">
        <w:rPr>
          <w:rFonts w:ascii="Times New Roman" w:hAnsi="Times New Roman" w:cs="Times New Roman"/>
          <w:sz w:val="22"/>
          <w:szCs w:val="22"/>
          <w:lang w:val="en-US"/>
        </w:rPr>
        <w:t xml:space="preserve">The client-worker pattern: </w:t>
      </w:r>
      <w:hyperlink r:id="rId20" w:history="1">
        <w:r w:rsidR="00EF5CBA" w:rsidRPr="00963A2B">
          <w:rPr>
            <w:rFonts w:ascii="Times New Roman" w:hAnsi="Times New Roman" w:cs="Times New Roman"/>
            <w:color w:val="0000FF"/>
            <w:sz w:val="22"/>
            <w:szCs w:val="22"/>
            <w:u w:val="single"/>
            <w:lang w:val="en-US"/>
          </w:rPr>
          <w:t>Formations/armonik-rd.md at main · aneoconsulting/Formations (github.com)</w:t>
        </w:r>
      </w:hyperlink>
      <w:r w:rsidR="00D32630" w:rsidRPr="00963A2B">
        <w:rPr>
          <w:rFonts w:ascii="Times New Roman" w:hAnsi="Times New Roman" w:cs="Times New Roman"/>
          <w:sz w:val="22"/>
          <w:szCs w:val="22"/>
          <w:lang w:val="en-US"/>
        </w:rPr>
        <w:br/>
        <w:t xml:space="preserve">[3] </w:t>
      </w:r>
      <w:r w:rsidR="000205B7" w:rsidRPr="00963A2B">
        <w:rPr>
          <w:rFonts w:ascii="Times New Roman" w:hAnsi="Times New Roman" w:cs="Times New Roman"/>
          <w:sz w:val="22"/>
          <w:szCs w:val="22"/>
          <w:lang w:val="en-US"/>
        </w:rPr>
        <w:t xml:space="preserve">Digital information about </w:t>
      </w:r>
      <w:r w:rsidR="00D145A9" w:rsidRPr="00963A2B">
        <w:rPr>
          <w:rFonts w:ascii="Times New Roman" w:hAnsi="Times New Roman" w:cs="Times New Roman"/>
          <w:sz w:val="22"/>
          <w:szCs w:val="22"/>
          <w:lang w:val="en-US"/>
        </w:rPr>
        <w:t>ANEO:</w:t>
      </w:r>
      <w:r w:rsidR="004F5967" w:rsidRPr="00963A2B">
        <w:rPr>
          <w:rFonts w:ascii="Times New Roman" w:hAnsi="Times New Roman" w:cs="Times New Roman"/>
          <w:sz w:val="22"/>
          <w:szCs w:val="22"/>
          <w:lang w:val="en-US"/>
        </w:rPr>
        <w:t xml:space="preserve"> </w:t>
      </w:r>
      <w:hyperlink r:id="rId21" w:history="1">
        <w:r w:rsidR="004F5967" w:rsidRPr="00963A2B">
          <w:rPr>
            <w:rStyle w:val="Hyperlink"/>
            <w:rFonts w:ascii="Times New Roman" w:hAnsi="Times New Roman" w:cs="Times New Roman"/>
            <w:sz w:val="22"/>
            <w:szCs w:val="22"/>
            <w:lang w:val="en-US"/>
          </w:rPr>
          <w:t>https://www.societe.com/</w:t>
        </w:r>
      </w:hyperlink>
    </w:p>
    <w:p w14:paraId="470C4C88" w14:textId="20621FF0" w:rsidR="0020448F" w:rsidRPr="00963A2B" w:rsidRDefault="004F5967" w:rsidP="006B2E7C">
      <w:pPr>
        <w:spacing w:line="360" w:lineRule="auto"/>
        <w:rPr>
          <w:rFonts w:ascii="Times New Roman" w:hAnsi="Times New Roman" w:cs="Times New Roman"/>
          <w:sz w:val="22"/>
          <w:szCs w:val="22"/>
          <w:lang w:val="en-US"/>
        </w:rPr>
      </w:pPr>
      <w:r w:rsidRPr="00963A2B">
        <w:rPr>
          <w:rFonts w:ascii="Times New Roman" w:hAnsi="Times New Roman" w:cs="Times New Roman"/>
          <w:sz w:val="22"/>
          <w:szCs w:val="22"/>
          <w:lang w:val="en-US"/>
        </w:rPr>
        <w:t xml:space="preserve">[4] </w:t>
      </w:r>
      <w:r w:rsidR="00614788" w:rsidRPr="00963A2B">
        <w:rPr>
          <w:rFonts w:ascii="Times New Roman" w:hAnsi="Times New Roman" w:cs="Times New Roman"/>
          <w:sz w:val="22"/>
          <w:szCs w:val="22"/>
          <w:lang w:val="en-US"/>
        </w:rPr>
        <w:t xml:space="preserve">ArmoniK official website: </w:t>
      </w:r>
      <w:hyperlink r:id="rId22" w:history="1">
        <w:r w:rsidR="0020448F" w:rsidRPr="00963A2B">
          <w:rPr>
            <w:rStyle w:val="Hyperlink"/>
            <w:rFonts w:ascii="Times New Roman" w:hAnsi="Times New Roman" w:cs="Times New Roman"/>
            <w:sz w:val="22"/>
            <w:szCs w:val="22"/>
            <w:lang w:val="en-US"/>
          </w:rPr>
          <w:t>https://www.armonik.fr/</w:t>
        </w:r>
      </w:hyperlink>
    </w:p>
    <w:p w14:paraId="2A8552A4" w14:textId="5F4D708A" w:rsidR="00C66296" w:rsidRPr="005676D6" w:rsidRDefault="00902574" w:rsidP="00902574">
      <w:pPr>
        <w:spacing w:line="360" w:lineRule="auto"/>
        <w:rPr>
          <w:rStyle w:val="Hyperlink"/>
          <w:rFonts w:ascii="Times New Roman" w:hAnsi="Times New Roman" w:cs="Times New Roman"/>
          <w:color w:val="auto"/>
          <w:sz w:val="22"/>
          <w:szCs w:val="22"/>
          <w:u w:val="none"/>
          <w:lang w:val="en-US"/>
        </w:rPr>
      </w:pPr>
      <w:r w:rsidRPr="00963A2B">
        <w:rPr>
          <w:rFonts w:ascii="Times New Roman" w:hAnsi="Times New Roman" w:cs="Times New Roman"/>
          <w:sz w:val="22"/>
          <w:szCs w:val="22"/>
          <w:lang w:val="en-US"/>
        </w:rPr>
        <w:t xml:space="preserve">[5] </w:t>
      </w:r>
      <w:r w:rsidR="00B014B2" w:rsidRPr="00963A2B">
        <w:rPr>
          <w:rFonts w:ascii="Times New Roman" w:hAnsi="Times New Roman" w:cs="Times New Roman"/>
          <w:sz w:val="22"/>
          <w:szCs w:val="22"/>
          <w:lang w:val="en-US"/>
        </w:rPr>
        <w:t xml:space="preserve">Information about Kubernetes: </w:t>
      </w:r>
      <w:hyperlink r:id="rId23" w:history="1">
        <w:r w:rsidR="00B90B10" w:rsidRPr="00963A2B">
          <w:rPr>
            <w:rStyle w:val="Hyperlink"/>
            <w:rFonts w:ascii="Times New Roman" w:hAnsi="Times New Roman" w:cs="Times New Roman"/>
            <w:sz w:val="22"/>
            <w:szCs w:val="22"/>
            <w:lang w:val="en-US"/>
          </w:rPr>
          <w:t>https://kubernetes.io/</w:t>
        </w:r>
      </w:hyperlink>
    </w:p>
    <w:p w14:paraId="1F0DAA04" w14:textId="3A440A57" w:rsidR="00C66296" w:rsidRPr="00511F7F" w:rsidRDefault="00C66296" w:rsidP="00902574">
      <w:pPr>
        <w:spacing w:line="360" w:lineRule="auto"/>
        <w:rPr>
          <w:rFonts w:ascii="Times New Roman" w:hAnsi="Times New Roman" w:cs="Times New Roman"/>
          <w:sz w:val="22"/>
          <w:szCs w:val="22"/>
          <w:lang w:val="en-US"/>
        </w:rPr>
      </w:pPr>
      <w:r w:rsidRPr="00963A2B">
        <w:rPr>
          <w:rFonts w:ascii="Times New Roman" w:hAnsi="Times New Roman" w:cs="Times New Roman"/>
          <w:sz w:val="22"/>
          <w:szCs w:val="22"/>
          <w:lang w:val="en-US"/>
        </w:rPr>
        <w:t>[</w:t>
      </w:r>
      <w:r w:rsidR="005676D6">
        <w:rPr>
          <w:rFonts w:ascii="Times New Roman" w:hAnsi="Times New Roman" w:cs="Times New Roman"/>
          <w:sz w:val="22"/>
          <w:szCs w:val="22"/>
          <w:lang w:val="en-US"/>
        </w:rPr>
        <w:t>6</w:t>
      </w:r>
      <w:r w:rsidRPr="00963A2B">
        <w:rPr>
          <w:rFonts w:ascii="Times New Roman" w:hAnsi="Times New Roman" w:cs="Times New Roman"/>
          <w:sz w:val="22"/>
          <w:szCs w:val="22"/>
          <w:lang w:val="en-US"/>
        </w:rPr>
        <w:t xml:space="preserve">] Information about </w:t>
      </w:r>
      <w:r w:rsidR="004C7B9A" w:rsidRPr="00963A2B">
        <w:rPr>
          <w:rFonts w:ascii="Times New Roman" w:hAnsi="Times New Roman" w:cs="Times New Roman"/>
          <w:sz w:val="22"/>
          <w:szCs w:val="22"/>
          <w:lang w:val="en-US"/>
        </w:rPr>
        <w:t xml:space="preserve">pytest : </w:t>
      </w:r>
      <w:hyperlink r:id="rId24" w:history="1">
        <w:r w:rsidR="004C7B9A" w:rsidRPr="00963A2B">
          <w:rPr>
            <w:rFonts w:ascii="Times New Roman" w:hAnsi="Times New Roman" w:cs="Times New Roman"/>
            <w:color w:val="0000FF"/>
            <w:sz w:val="22"/>
            <w:szCs w:val="22"/>
            <w:u w:val="single"/>
            <w:lang w:val="en-US"/>
          </w:rPr>
          <w:t>pytest: helps you write better programs - pytest documentation</w:t>
        </w:r>
      </w:hyperlink>
    </w:p>
    <w:p w14:paraId="626AC1B1" w14:textId="7AB34C1F" w:rsidR="006444F7" w:rsidRPr="00963A2B" w:rsidRDefault="006444F7" w:rsidP="00902574">
      <w:pPr>
        <w:spacing w:line="360" w:lineRule="auto"/>
        <w:rPr>
          <w:rFonts w:ascii="Times New Roman" w:hAnsi="Times New Roman" w:cs="Times New Roman"/>
          <w:color w:val="0000FF"/>
          <w:sz w:val="22"/>
          <w:szCs w:val="22"/>
          <w:u w:val="single"/>
          <w:lang w:val="en-US"/>
        </w:rPr>
      </w:pPr>
      <w:r>
        <w:rPr>
          <w:rFonts w:ascii="Times New Roman" w:hAnsi="Times New Roman" w:cs="Times New Roman"/>
          <w:sz w:val="22"/>
          <w:szCs w:val="22"/>
        </w:rPr>
        <w:t>[7]</w:t>
      </w:r>
      <w:r w:rsidRPr="00A57490">
        <w:rPr>
          <w:rFonts w:ascii="Times New Roman" w:hAnsi="Times New Roman" w:cs="Times New Roman"/>
          <w:sz w:val="22"/>
          <w:szCs w:val="22"/>
        </w:rPr>
        <w:t xml:space="preserve"> Information about rustworkx : </w:t>
      </w:r>
      <w:hyperlink r:id="rId25" w:history="1">
        <w:r w:rsidR="00A57490" w:rsidRPr="00A57490">
          <w:rPr>
            <w:rStyle w:val="Hyperlink"/>
            <w:rFonts w:ascii="Times New Roman" w:hAnsi="Times New Roman" w:cs="Times New Roman"/>
            <w:sz w:val="22"/>
            <w:szCs w:val="22"/>
          </w:rPr>
          <w:t>rustworkx 0.15.1</w:t>
        </w:r>
      </w:hyperlink>
    </w:p>
    <w:sectPr w:rsidR="006444F7" w:rsidRPr="00963A2B" w:rsidSect="00FF0531">
      <w:footerReference w:type="default" r:id="rId26"/>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C3432" w14:textId="77777777" w:rsidR="002559BA" w:rsidRDefault="002559BA" w:rsidP="0011341B">
      <w:pPr>
        <w:spacing w:after="0" w:line="240" w:lineRule="auto"/>
      </w:pPr>
      <w:r>
        <w:separator/>
      </w:r>
    </w:p>
  </w:endnote>
  <w:endnote w:type="continuationSeparator" w:id="0">
    <w:p w14:paraId="61AA2575" w14:textId="77777777" w:rsidR="002559BA" w:rsidRDefault="002559BA" w:rsidP="0011341B">
      <w:pPr>
        <w:spacing w:after="0" w:line="240" w:lineRule="auto"/>
      </w:pPr>
      <w:r>
        <w:continuationSeparator/>
      </w:r>
    </w:p>
  </w:endnote>
  <w:endnote w:type="continuationNotice" w:id="1">
    <w:p w14:paraId="5F949D42" w14:textId="77777777" w:rsidR="002559BA" w:rsidRDefault="002559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785"/>
      <w:docPartObj>
        <w:docPartGallery w:val="Page Numbers (Bottom of Page)"/>
        <w:docPartUnique/>
      </w:docPartObj>
    </w:sdtPr>
    <w:sdtContent>
      <w:p w14:paraId="3522CC26" w14:textId="4B365BDC" w:rsidR="00FF0531" w:rsidRDefault="00FF0531">
        <w:pPr>
          <w:pStyle w:val="Footer"/>
          <w:jc w:val="right"/>
        </w:pPr>
        <w:r>
          <w:fldChar w:fldCharType="begin"/>
        </w:r>
        <w:r>
          <w:instrText>PAGE   \* MERGEFORMAT</w:instrText>
        </w:r>
        <w:r>
          <w:fldChar w:fldCharType="separate"/>
        </w:r>
        <w:r>
          <w:t>2</w:t>
        </w:r>
        <w:r>
          <w:fldChar w:fldCharType="end"/>
        </w:r>
      </w:p>
    </w:sdtContent>
  </w:sdt>
  <w:p w14:paraId="2C81C83E" w14:textId="14A1922E" w:rsidR="00B27BD3" w:rsidRDefault="00B27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C568" w14:textId="77777777" w:rsidR="002559BA" w:rsidRDefault="002559BA" w:rsidP="0011341B">
      <w:pPr>
        <w:spacing w:after="0" w:line="240" w:lineRule="auto"/>
      </w:pPr>
      <w:r>
        <w:separator/>
      </w:r>
    </w:p>
  </w:footnote>
  <w:footnote w:type="continuationSeparator" w:id="0">
    <w:p w14:paraId="48753CE6" w14:textId="77777777" w:rsidR="002559BA" w:rsidRDefault="002559BA" w:rsidP="0011341B">
      <w:pPr>
        <w:spacing w:after="0" w:line="240" w:lineRule="auto"/>
      </w:pPr>
      <w:r>
        <w:continuationSeparator/>
      </w:r>
    </w:p>
  </w:footnote>
  <w:footnote w:type="continuationNotice" w:id="1">
    <w:p w14:paraId="39314044" w14:textId="77777777" w:rsidR="002559BA" w:rsidRDefault="002559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84C"/>
    <w:multiLevelType w:val="multilevel"/>
    <w:tmpl w:val="B1E8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97AB5"/>
    <w:multiLevelType w:val="hybridMultilevel"/>
    <w:tmpl w:val="78E2D2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047DC8"/>
    <w:multiLevelType w:val="hybridMultilevel"/>
    <w:tmpl w:val="82D8157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5C5797"/>
    <w:multiLevelType w:val="multilevel"/>
    <w:tmpl w:val="FD0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7314C"/>
    <w:multiLevelType w:val="multilevel"/>
    <w:tmpl w:val="0168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E383B"/>
    <w:multiLevelType w:val="hybridMultilevel"/>
    <w:tmpl w:val="767272D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76491C"/>
    <w:multiLevelType w:val="multilevel"/>
    <w:tmpl w:val="4BFC5016"/>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92C9D"/>
    <w:multiLevelType w:val="multilevel"/>
    <w:tmpl w:val="5C1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2264A"/>
    <w:multiLevelType w:val="hybridMultilevel"/>
    <w:tmpl w:val="6688E03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2F78F3"/>
    <w:multiLevelType w:val="hybridMultilevel"/>
    <w:tmpl w:val="E2F42C8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3435B4"/>
    <w:multiLevelType w:val="hybridMultilevel"/>
    <w:tmpl w:val="516E3BA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0A00AFE"/>
    <w:multiLevelType w:val="hybridMultilevel"/>
    <w:tmpl w:val="BEFE9B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824ECA"/>
    <w:multiLevelType w:val="multilevel"/>
    <w:tmpl w:val="DFF42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629E7"/>
    <w:multiLevelType w:val="multilevel"/>
    <w:tmpl w:val="B0D08D7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A77A57"/>
    <w:multiLevelType w:val="hybridMultilevel"/>
    <w:tmpl w:val="C046BC2A"/>
    <w:lvl w:ilvl="0" w:tplc="6A8AB1C8">
      <w:start w:val="1"/>
      <w:numFmt w:val="lowerLetter"/>
      <w:lvlText w:val="%1."/>
      <w:lvlJc w:val="left"/>
      <w:pPr>
        <w:ind w:left="720" w:hanging="360"/>
      </w:pPr>
      <w:rPr>
        <w:rFonts w:eastAsiaTheme="majorEastAsia" w:cstheme="majorBidi" w:hint="default"/>
        <w:color w:val="0F4761" w:themeColor="accent1" w:themeShade="BF"/>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2A6032"/>
    <w:multiLevelType w:val="hybridMultilevel"/>
    <w:tmpl w:val="716008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4E6E16FB"/>
    <w:multiLevelType w:val="hybridMultilevel"/>
    <w:tmpl w:val="C28CF9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8A309C"/>
    <w:multiLevelType w:val="hybridMultilevel"/>
    <w:tmpl w:val="C2FE1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2E1ACB"/>
    <w:multiLevelType w:val="hybridMultilevel"/>
    <w:tmpl w:val="B2F87C8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E301A06"/>
    <w:multiLevelType w:val="multilevel"/>
    <w:tmpl w:val="A984BBBE"/>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asciiTheme="minorHAnsi" w:eastAsiaTheme="majorEastAsia" w:hAnsiTheme="minorHAnsi" w:cstheme="majorBidi" w:hint="default"/>
        <w:color w:val="0F4761" w:themeColor="accent1" w:themeShade="BF"/>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86A7D"/>
    <w:multiLevelType w:val="hybridMultilevel"/>
    <w:tmpl w:val="46A0C5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71670FF"/>
    <w:multiLevelType w:val="hybridMultilevel"/>
    <w:tmpl w:val="A3B6FAB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B58539C"/>
    <w:multiLevelType w:val="hybridMultilevel"/>
    <w:tmpl w:val="63E6C5A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2BD1EE9"/>
    <w:multiLevelType w:val="hybridMultilevel"/>
    <w:tmpl w:val="767272D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D37DA"/>
    <w:multiLevelType w:val="hybridMultilevel"/>
    <w:tmpl w:val="75B669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67F2A87"/>
    <w:multiLevelType w:val="multilevel"/>
    <w:tmpl w:val="BD76E628"/>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2"/>
      <w:numFmt w:val="upp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DB7F1C"/>
    <w:multiLevelType w:val="hybridMultilevel"/>
    <w:tmpl w:val="2488C652"/>
    <w:lvl w:ilvl="0" w:tplc="363ACF6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98C35C9"/>
    <w:multiLevelType w:val="hybridMultilevel"/>
    <w:tmpl w:val="514AE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A0617A4"/>
    <w:multiLevelType w:val="hybridMultilevel"/>
    <w:tmpl w:val="441438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45033017">
    <w:abstractNumId w:val="4"/>
  </w:num>
  <w:num w:numId="2" w16cid:durableId="1737388826">
    <w:abstractNumId w:val="3"/>
  </w:num>
  <w:num w:numId="3" w16cid:durableId="1539899970">
    <w:abstractNumId w:val="25"/>
  </w:num>
  <w:num w:numId="4" w16cid:durableId="1116144932">
    <w:abstractNumId w:val="13"/>
  </w:num>
  <w:num w:numId="5" w16cid:durableId="1072195897">
    <w:abstractNumId w:val="6"/>
  </w:num>
  <w:num w:numId="6" w16cid:durableId="332073246">
    <w:abstractNumId w:val="28"/>
  </w:num>
  <w:num w:numId="7" w16cid:durableId="862862979">
    <w:abstractNumId w:val="20"/>
  </w:num>
  <w:num w:numId="8" w16cid:durableId="1886409453">
    <w:abstractNumId w:val="2"/>
  </w:num>
  <w:num w:numId="9" w16cid:durableId="1874153461">
    <w:abstractNumId w:val="8"/>
  </w:num>
  <w:num w:numId="10" w16cid:durableId="1207336786">
    <w:abstractNumId w:val="15"/>
  </w:num>
  <w:num w:numId="11" w16cid:durableId="1402024085">
    <w:abstractNumId w:val="1"/>
  </w:num>
  <w:num w:numId="12" w16cid:durableId="1896311970">
    <w:abstractNumId w:val="11"/>
  </w:num>
  <w:num w:numId="13" w16cid:durableId="2043046071">
    <w:abstractNumId w:val="9"/>
  </w:num>
  <w:num w:numId="14" w16cid:durableId="214201980">
    <w:abstractNumId w:val="24"/>
  </w:num>
  <w:num w:numId="15" w16cid:durableId="1121655699">
    <w:abstractNumId w:val="26"/>
  </w:num>
  <w:num w:numId="16" w16cid:durableId="1506356612">
    <w:abstractNumId w:val="16"/>
  </w:num>
  <w:num w:numId="17" w16cid:durableId="387652412">
    <w:abstractNumId w:val="19"/>
  </w:num>
  <w:num w:numId="18" w16cid:durableId="1862282733">
    <w:abstractNumId w:val="10"/>
  </w:num>
  <w:num w:numId="19" w16cid:durableId="684019376">
    <w:abstractNumId w:val="7"/>
  </w:num>
  <w:num w:numId="20" w16cid:durableId="1072506256">
    <w:abstractNumId w:val="17"/>
  </w:num>
  <w:num w:numId="21" w16cid:durableId="1672220742">
    <w:abstractNumId w:val="27"/>
  </w:num>
  <w:num w:numId="22" w16cid:durableId="136455793">
    <w:abstractNumId w:val="22"/>
  </w:num>
  <w:num w:numId="23" w16cid:durableId="1725518898">
    <w:abstractNumId w:val="21"/>
  </w:num>
  <w:num w:numId="24" w16cid:durableId="1709910661">
    <w:abstractNumId w:val="18"/>
  </w:num>
  <w:num w:numId="25" w16cid:durableId="602147501">
    <w:abstractNumId w:val="0"/>
  </w:num>
  <w:num w:numId="26" w16cid:durableId="2144690560">
    <w:abstractNumId w:val="12"/>
  </w:num>
  <w:num w:numId="27" w16cid:durableId="1351486348">
    <w:abstractNumId w:val="14"/>
  </w:num>
  <w:num w:numId="28" w16cid:durableId="1387223173">
    <w:abstractNumId w:val="23"/>
  </w:num>
  <w:num w:numId="29" w16cid:durableId="162773459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a OUCHAOU (ANEO)">
    <w15:presenceInfo w15:providerId="AD" w15:userId="S::louchaou@aneo.fr::3caab20b-cda8-4a6d-863d-1409ab4591db"/>
  </w15:person>
  <w15:person w15:author="Faustin DEWAS (ANEO)">
    <w15:presenceInfo w15:providerId="AD" w15:userId="S::fdewas@aneo.fr::cdd0ab30-d636-46ba-bcf6-1b6e5c0f16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4BD"/>
    <w:rsid w:val="000063CA"/>
    <w:rsid w:val="00006BB3"/>
    <w:rsid w:val="0001250E"/>
    <w:rsid w:val="00012C13"/>
    <w:rsid w:val="00012DA5"/>
    <w:rsid w:val="00012F55"/>
    <w:rsid w:val="00013850"/>
    <w:rsid w:val="00013ADC"/>
    <w:rsid w:val="00015386"/>
    <w:rsid w:val="00015EFE"/>
    <w:rsid w:val="00016B61"/>
    <w:rsid w:val="00017D08"/>
    <w:rsid w:val="000205B7"/>
    <w:rsid w:val="00022BAC"/>
    <w:rsid w:val="00024FF5"/>
    <w:rsid w:val="0002545F"/>
    <w:rsid w:val="000260A2"/>
    <w:rsid w:val="00030316"/>
    <w:rsid w:val="0003166D"/>
    <w:rsid w:val="000323A9"/>
    <w:rsid w:val="000330EB"/>
    <w:rsid w:val="00034422"/>
    <w:rsid w:val="0003551E"/>
    <w:rsid w:val="00036F25"/>
    <w:rsid w:val="000376DF"/>
    <w:rsid w:val="0003793D"/>
    <w:rsid w:val="00037A16"/>
    <w:rsid w:val="0004067A"/>
    <w:rsid w:val="00040F0E"/>
    <w:rsid w:val="000412F9"/>
    <w:rsid w:val="00041892"/>
    <w:rsid w:val="00041F09"/>
    <w:rsid w:val="000438A1"/>
    <w:rsid w:val="00046C98"/>
    <w:rsid w:val="00047269"/>
    <w:rsid w:val="00047289"/>
    <w:rsid w:val="000473A2"/>
    <w:rsid w:val="000510B7"/>
    <w:rsid w:val="00051B3B"/>
    <w:rsid w:val="000569EF"/>
    <w:rsid w:val="00056B6E"/>
    <w:rsid w:val="00057193"/>
    <w:rsid w:val="00063378"/>
    <w:rsid w:val="0006390E"/>
    <w:rsid w:val="0006420E"/>
    <w:rsid w:val="0006478B"/>
    <w:rsid w:val="00065134"/>
    <w:rsid w:val="00065456"/>
    <w:rsid w:val="000673B5"/>
    <w:rsid w:val="00067BE2"/>
    <w:rsid w:val="000710FF"/>
    <w:rsid w:val="0007513B"/>
    <w:rsid w:val="00075B05"/>
    <w:rsid w:val="00080165"/>
    <w:rsid w:val="000804A0"/>
    <w:rsid w:val="00080ED9"/>
    <w:rsid w:val="00081B00"/>
    <w:rsid w:val="00081E0D"/>
    <w:rsid w:val="0008288B"/>
    <w:rsid w:val="00082B80"/>
    <w:rsid w:val="0008451B"/>
    <w:rsid w:val="00085068"/>
    <w:rsid w:val="0008586B"/>
    <w:rsid w:val="00087681"/>
    <w:rsid w:val="00092170"/>
    <w:rsid w:val="000921CB"/>
    <w:rsid w:val="000927E3"/>
    <w:rsid w:val="00094458"/>
    <w:rsid w:val="000955E2"/>
    <w:rsid w:val="0009623B"/>
    <w:rsid w:val="000971DB"/>
    <w:rsid w:val="00097EB2"/>
    <w:rsid w:val="000A16D6"/>
    <w:rsid w:val="000A3413"/>
    <w:rsid w:val="000A4A3E"/>
    <w:rsid w:val="000A5F72"/>
    <w:rsid w:val="000A649B"/>
    <w:rsid w:val="000A7E2A"/>
    <w:rsid w:val="000A7F67"/>
    <w:rsid w:val="000B29BB"/>
    <w:rsid w:val="000B36F4"/>
    <w:rsid w:val="000B5734"/>
    <w:rsid w:val="000B5F12"/>
    <w:rsid w:val="000B653F"/>
    <w:rsid w:val="000C00B8"/>
    <w:rsid w:val="000C1141"/>
    <w:rsid w:val="000C1894"/>
    <w:rsid w:val="000C3D79"/>
    <w:rsid w:val="000C4137"/>
    <w:rsid w:val="000C500E"/>
    <w:rsid w:val="000C5296"/>
    <w:rsid w:val="000D0B03"/>
    <w:rsid w:val="000D2EFD"/>
    <w:rsid w:val="000D3517"/>
    <w:rsid w:val="000D35ED"/>
    <w:rsid w:val="000D4785"/>
    <w:rsid w:val="000D64EC"/>
    <w:rsid w:val="000D679B"/>
    <w:rsid w:val="000E05D2"/>
    <w:rsid w:val="000E220B"/>
    <w:rsid w:val="000E232D"/>
    <w:rsid w:val="000E4998"/>
    <w:rsid w:val="000E66AD"/>
    <w:rsid w:val="000E6D18"/>
    <w:rsid w:val="000E7458"/>
    <w:rsid w:val="000F1816"/>
    <w:rsid w:val="000F216D"/>
    <w:rsid w:val="000F3093"/>
    <w:rsid w:val="000F420C"/>
    <w:rsid w:val="000F43A8"/>
    <w:rsid w:val="000F4B40"/>
    <w:rsid w:val="000F4EB0"/>
    <w:rsid w:val="000F64BD"/>
    <w:rsid w:val="000F657F"/>
    <w:rsid w:val="000F6EE7"/>
    <w:rsid w:val="000F7360"/>
    <w:rsid w:val="000F7E0C"/>
    <w:rsid w:val="001024D6"/>
    <w:rsid w:val="00103396"/>
    <w:rsid w:val="0010446D"/>
    <w:rsid w:val="00105808"/>
    <w:rsid w:val="00106100"/>
    <w:rsid w:val="001061BB"/>
    <w:rsid w:val="001077B3"/>
    <w:rsid w:val="00110390"/>
    <w:rsid w:val="001123DF"/>
    <w:rsid w:val="0011313D"/>
    <w:rsid w:val="00113388"/>
    <w:rsid w:val="0011341B"/>
    <w:rsid w:val="00113AAF"/>
    <w:rsid w:val="001159F8"/>
    <w:rsid w:val="00121F18"/>
    <w:rsid w:val="00122617"/>
    <w:rsid w:val="001236D9"/>
    <w:rsid w:val="00123941"/>
    <w:rsid w:val="00127CCA"/>
    <w:rsid w:val="001300AA"/>
    <w:rsid w:val="001301FF"/>
    <w:rsid w:val="00130FAF"/>
    <w:rsid w:val="001331FF"/>
    <w:rsid w:val="0013445C"/>
    <w:rsid w:val="00137135"/>
    <w:rsid w:val="001377AB"/>
    <w:rsid w:val="00137B60"/>
    <w:rsid w:val="00137C04"/>
    <w:rsid w:val="0014094C"/>
    <w:rsid w:val="00142AF3"/>
    <w:rsid w:val="00146484"/>
    <w:rsid w:val="00146874"/>
    <w:rsid w:val="001470F4"/>
    <w:rsid w:val="00152CEB"/>
    <w:rsid w:val="001548BB"/>
    <w:rsid w:val="00155942"/>
    <w:rsid w:val="00160DD1"/>
    <w:rsid w:val="00161CD3"/>
    <w:rsid w:val="001648C7"/>
    <w:rsid w:val="0016618C"/>
    <w:rsid w:val="0017039E"/>
    <w:rsid w:val="0017140C"/>
    <w:rsid w:val="00172282"/>
    <w:rsid w:val="001727A7"/>
    <w:rsid w:val="00174246"/>
    <w:rsid w:val="0017435F"/>
    <w:rsid w:val="001750F0"/>
    <w:rsid w:val="001765F0"/>
    <w:rsid w:val="00180252"/>
    <w:rsid w:val="00183767"/>
    <w:rsid w:val="001837A5"/>
    <w:rsid w:val="00184F95"/>
    <w:rsid w:val="0018581F"/>
    <w:rsid w:val="001861A8"/>
    <w:rsid w:val="001870B9"/>
    <w:rsid w:val="00187A22"/>
    <w:rsid w:val="00191048"/>
    <w:rsid w:val="001919AA"/>
    <w:rsid w:val="00191F86"/>
    <w:rsid w:val="00192CED"/>
    <w:rsid w:val="0019348D"/>
    <w:rsid w:val="00193B38"/>
    <w:rsid w:val="00193D69"/>
    <w:rsid w:val="00194F57"/>
    <w:rsid w:val="00196444"/>
    <w:rsid w:val="001964F5"/>
    <w:rsid w:val="001A0190"/>
    <w:rsid w:val="001A0AD4"/>
    <w:rsid w:val="001A190E"/>
    <w:rsid w:val="001A334A"/>
    <w:rsid w:val="001A3DCE"/>
    <w:rsid w:val="001A58C7"/>
    <w:rsid w:val="001B1CCB"/>
    <w:rsid w:val="001B318C"/>
    <w:rsid w:val="001B444E"/>
    <w:rsid w:val="001B4FFD"/>
    <w:rsid w:val="001B791B"/>
    <w:rsid w:val="001B7935"/>
    <w:rsid w:val="001C1956"/>
    <w:rsid w:val="001C3C3A"/>
    <w:rsid w:val="001D3ED9"/>
    <w:rsid w:val="001D41B2"/>
    <w:rsid w:val="001D6802"/>
    <w:rsid w:val="001D6A9B"/>
    <w:rsid w:val="001E3E6E"/>
    <w:rsid w:val="001E74EA"/>
    <w:rsid w:val="001F024C"/>
    <w:rsid w:val="001F0607"/>
    <w:rsid w:val="001F17A4"/>
    <w:rsid w:val="001F292B"/>
    <w:rsid w:val="001F3D94"/>
    <w:rsid w:val="001F5481"/>
    <w:rsid w:val="001F5FD8"/>
    <w:rsid w:val="001F6482"/>
    <w:rsid w:val="00201589"/>
    <w:rsid w:val="002018BB"/>
    <w:rsid w:val="002033FC"/>
    <w:rsid w:val="0020448F"/>
    <w:rsid w:val="00205107"/>
    <w:rsid w:val="00205736"/>
    <w:rsid w:val="00205ECA"/>
    <w:rsid w:val="00206757"/>
    <w:rsid w:val="00206DE2"/>
    <w:rsid w:val="00207E77"/>
    <w:rsid w:val="0020AE80"/>
    <w:rsid w:val="00210958"/>
    <w:rsid w:val="00214DBF"/>
    <w:rsid w:val="0021678C"/>
    <w:rsid w:val="0022403D"/>
    <w:rsid w:val="00224C38"/>
    <w:rsid w:val="00224D1B"/>
    <w:rsid w:val="00224DD3"/>
    <w:rsid w:val="00226AF1"/>
    <w:rsid w:val="00231E97"/>
    <w:rsid w:val="002339A8"/>
    <w:rsid w:val="00234E9D"/>
    <w:rsid w:val="0023538A"/>
    <w:rsid w:val="0023580C"/>
    <w:rsid w:val="0023586F"/>
    <w:rsid w:val="00236090"/>
    <w:rsid w:val="00236B85"/>
    <w:rsid w:val="00236D98"/>
    <w:rsid w:val="00237CFB"/>
    <w:rsid w:val="0024051E"/>
    <w:rsid w:val="00240B58"/>
    <w:rsid w:val="00241A32"/>
    <w:rsid w:val="002423FD"/>
    <w:rsid w:val="00242627"/>
    <w:rsid w:val="00242D37"/>
    <w:rsid w:val="00243B29"/>
    <w:rsid w:val="00243FC3"/>
    <w:rsid w:val="00244BA9"/>
    <w:rsid w:val="00247206"/>
    <w:rsid w:val="00247538"/>
    <w:rsid w:val="00250C8D"/>
    <w:rsid w:val="0025120B"/>
    <w:rsid w:val="0025333E"/>
    <w:rsid w:val="002559BA"/>
    <w:rsid w:val="00255B57"/>
    <w:rsid w:val="002560D6"/>
    <w:rsid w:val="00256D20"/>
    <w:rsid w:val="00257310"/>
    <w:rsid w:val="002600E1"/>
    <w:rsid w:val="00263C1F"/>
    <w:rsid w:val="00266411"/>
    <w:rsid w:val="002675C2"/>
    <w:rsid w:val="00267822"/>
    <w:rsid w:val="002704C1"/>
    <w:rsid w:val="00270631"/>
    <w:rsid w:val="002738EC"/>
    <w:rsid w:val="00274AEE"/>
    <w:rsid w:val="0027502D"/>
    <w:rsid w:val="00276803"/>
    <w:rsid w:val="0027704B"/>
    <w:rsid w:val="002806DA"/>
    <w:rsid w:val="00283236"/>
    <w:rsid w:val="00283603"/>
    <w:rsid w:val="002838AF"/>
    <w:rsid w:val="00284C5A"/>
    <w:rsid w:val="00285A18"/>
    <w:rsid w:val="002867FD"/>
    <w:rsid w:val="00286D21"/>
    <w:rsid w:val="002902BA"/>
    <w:rsid w:val="00290392"/>
    <w:rsid w:val="002907E8"/>
    <w:rsid w:val="002929AF"/>
    <w:rsid w:val="002932E1"/>
    <w:rsid w:val="002954AA"/>
    <w:rsid w:val="00296D5E"/>
    <w:rsid w:val="00297124"/>
    <w:rsid w:val="00297B77"/>
    <w:rsid w:val="002A1F4A"/>
    <w:rsid w:val="002A33F5"/>
    <w:rsid w:val="002A48F9"/>
    <w:rsid w:val="002B05F5"/>
    <w:rsid w:val="002B06F2"/>
    <w:rsid w:val="002B1360"/>
    <w:rsid w:val="002B3C1B"/>
    <w:rsid w:val="002B5C02"/>
    <w:rsid w:val="002B721D"/>
    <w:rsid w:val="002B79E8"/>
    <w:rsid w:val="002C1C82"/>
    <w:rsid w:val="002C3FFA"/>
    <w:rsid w:val="002D1C3F"/>
    <w:rsid w:val="002D1F7D"/>
    <w:rsid w:val="002D2EBF"/>
    <w:rsid w:val="002D3FE6"/>
    <w:rsid w:val="002E04F3"/>
    <w:rsid w:val="002E0627"/>
    <w:rsid w:val="002E4B89"/>
    <w:rsid w:val="002E53FE"/>
    <w:rsid w:val="002E6074"/>
    <w:rsid w:val="002E6376"/>
    <w:rsid w:val="002E66DF"/>
    <w:rsid w:val="002F43D9"/>
    <w:rsid w:val="002F768D"/>
    <w:rsid w:val="00304307"/>
    <w:rsid w:val="003060F7"/>
    <w:rsid w:val="003078FF"/>
    <w:rsid w:val="0031038E"/>
    <w:rsid w:val="00310736"/>
    <w:rsid w:val="00311420"/>
    <w:rsid w:val="00312881"/>
    <w:rsid w:val="00314502"/>
    <w:rsid w:val="003158F3"/>
    <w:rsid w:val="00316063"/>
    <w:rsid w:val="003173FB"/>
    <w:rsid w:val="003175AB"/>
    <w:rsid w:val="003176E5"/>
    <w:rsid w:val="00317EBF"/>
    <w:rsid w:val="00321609"/>
    <w:rsid w:val="0032275B"/>
    <w:rsid w:val="003227CA"/>
    <w:rsid w:val="00322CC9"/>
    <w:rsid w:val="003236EA"/>
    <w:rsid w:val="00331B8F"/>
    <w:rsid w:val="00335DE3"/>
    <w:rsid w:val="00335FF1"/>
    <w:rsid w:val="00336060"/>
    <w:rsid w:val="00342EAC"/>
    <w:rsid w:val="00344EF7"/>
    <w:rsid w:val="0034744B"/>
    <w:rsid w:val="0034764D"/>
    <w:rsid w:val="003506B9"/>
    <w:rsid w:val="0035134A"/>
    <w:rsid w:val="00351AE4"/>
    <w:rsid w:val="00352146"/>
    <w:rsid w:val="00353259"/>
    <w:rsid w:val="003542C3"/>
    <w:rsid w:val="0035433E"/>
    <w:rsid w:val="003545ED"/>
    <w:rsid w:val="00363449"/>
    <w:rsid w:val="00364709"/>
    <w:rsid w:val="0036505E"/>
    <w:rsid w:val="003659AA"/>
    <w:rsid w:val="00365E8F"/>
    <w:rsid w:val="003700D0"/>
    <w:rsid w:val="00370511"/>
    <w:rsid w:val="003711A4"/>
    <w:rsid w:val="0037296C"/>
    <w:rsid w:val="003739B7"/>
    <w:rsid w:val="00375878"/>
    <w:rsid w:val="00375AE6"/>
    <w:rsid w:val="00377B7B"/>
    <w:rsid w:val="00380889"/>
    <w:rsid w:val="003809C6"/>
    <w:rsid w:val="00380DBF"/>
    <w:rsid w:val="003819E8"/>
    <w:rsid w:val="00383571"/>
    <w:rsid w:val="00383D9C"/>
    <w:rsid w:val="00385A82"/>
    <w:rsid w:val="00385F36"/>
    <w:rsid w:val="003869E8"/>
    <w:rsid w:val="00390EB9"/>
    <w:rsid w:val="00391E02"/>
    <w:rsid w:val="003921BA"/>
    <w:rsid w:val="00393689"/>
    <w:rsid w:val="00393763"/>
    <w:rsid w:val="003958D2"/>
    <w:rsid w:val="00396A96"/>
    <w:rsid w:val="00396CCD"/>
    <w:rsid w:val="003A0261"/>
    <w:rsid w:val="003A1795"/>
    <w:rsid w:val="003A2280"/>
    <w:rsid w:val="003A29C1"/>
    <w:rsid w:val="003A3380"/>
    <w:rsid w:val="003A3A78"/>
    <w:rsid w:val="003A6281"/>
    <w:rsid w:val="003A68F9"/>
    <w:rsid w:val="003A7C7A"/>
    <w:rsid w:val="003A7F60"/>
    <w:rsid w:val="003B009D"/>
    <w:rsid w:val="003B0AD0"/>
    <w:rsid w:val="003B0F1B"/>
    <w:rsid w:val="003B2EE7"/>
    <w:rsid w:val="003B3B86"/>
    <w:rsid w:val="003B3D99"/>
    <w:rsid w:val="003B51A7"/>
    <w:rsid w:val="003B729D"/>
    <w:rsid w:val="003B7EF9"/>
    <w:rsid w:val="003C132C"/>
    <w:rsid w:val="003C43BD"/>
    <w:rsid w:val="003C7356"/>
    <w:rsid w:val="003C7700"/>
    <w:rsid w:val="003D067B"/>
    <w:rsid w:val="003D2BFB"/>
    <w:rsid w:val="003E04DE"/>
    <w:rsid w:val="003E3BE2"/>
    <w:rsid w:val="003E4C19"/>
    <w:rsid w:val="003E6B06"/>
    <w:rsid w:val="003E7A1C"/>
    <w:rsid w:val="003F1104"/>
    <w:rsid w:val="003F1525"/>
    <w:rsid w:val="003F1727"/>
    <w:rsid w:val="003F1F1A"/>
    <w:rsid w:val="003F44BB"/>
    <w:rsid w:val="003F5AB1"/>
    <w:rsid w:val="003F5C22"/>
    <w:rsid w:val="003F652E"/>
    <w:rsid w:val="003F6642"/>
    <w:rsid w:val="00400BC8"/>
    <w:rsid w:val="00401321"/>
    <w:rsid w:val="00402863"/>
    <w:rsid w:val="00403C7F"/>
    <w:rsid w:val="00404729"/>
    <w:rsid w:val="00406400"/>
    <w:rsid w:val="0040697F"/>
    <w:rsid w:val="00411FEB"/>
    <w:rsid w:val="00414352"/>
    <w:rsid w:val="00415066"/>
    <w:rsid w:val="00415FD0"/>
    <w:rsid w:val="00416C2C"/>
    <w:rsid w:val="004178B3"/>
    <w:rsid w:val="00421218"/>
    <w:rsid w:val="004236A1"/>
    <w:rsid w:val="0042454C"/>
    <w:rsid w:val="00424EFD"/>
    <w:rsid w:val="0042638C"/>
    <w:rsid w:val="0042668B"/>
    <w:rsid w:val="0043284D"/>
    <w:rsid w:val="00443150"/>
    <w:rsid w:val="00443D2D"/>
    <w:rsid w:val="0044578B"/>
    <w:rsid w:val="004465C1"/>
    <w:rsid w:val="00446835"/>
    <w:rsid w:val="004471EC"/>
    <w:rsid w:val="00450010"/>
    <w:rsid w:val="004518B3"/>
    <w:rsid w:val="00451B11"/>
    <w:rsid w:val="00451FF4"/>
    <w:rsid w:val="0045236E"/>
    <w:rsid w:val="004525FD"/>
    <w:rsid w:val="00454860"/>
    <w:rsid w:val="00454E10"/>
    <w:rsid w:val="00460BF6"/>
    <w:rsid w:val="004616F9"/>
    <w:rsid w:val="00462637"/>
    <w:rsid w:val="00470616"/>
    <w:rsid w:val="00472FC6"/>
    <w:rsid w:val="0047404D"/>
    <w:rsid w:val="00477F2E"/>
    <w:rsid w:val="00481C5D"/>
    <w:rsid w:val="00481D7C"/>
    <w:rsid w:val="0048328B"/>
    <w:rsid w:val="00483A24"/>
    <w:rsid w:val="0048400A"/>
    <w:rsid w:val="00484060"/>
    <w:rsid w:val="004877CD"/>
    <w:rsid w:val="00490D6D"/>
    <w:rsid w:val="00491EE9"/>
    <w:rsid w:val="00492ADA"/>
    <w:rsid w:val="00494645"/>
    <w:rsid w:val="004A19D4"/>
    <w:rsid w:val="004A2342"/>
    <w:rsid w:val="004A3E80"/>
    <w:rsid w:val="004A448E"/>
    <w:rsid w:val="004A4D18"/>
    <w:rsid w:val="004B10B1"/>
    <w:rsid w:val="004B1B45"/>
    <w:rsid w:val="004B5839"/>
    <w:rsid w:val="004B6258"/>
    <w:rsid w:val="004C0E6A"/>
    <w:rsid w:val="004C1573"/>
    <w:rsid w:val="004C1D5E"/>
    <w:rsid w:val="004C2970"/>
    <w:rsid w:val="004C4063"/>
    <w:rsid w:val="004C63D4"/>
    <w:rsid w:val="004C677D"/>
    <w:rsid w:val="004C69AA"/>
    <w:rsid w:val="004C6F66"/>
    <w:rsid w:val="004C7B9A"/>
    <w:rsid w:val="004C7BF2"/>
    <w:rsid w:val="004D14D0"/>
    <w:rsid w:val="004D1770"/>
    <w:rsid w:val="004D1D6C"/>
    <w:rsid w:val="004D1F72"/>
    <w:rsid w:val="004D5079"/>
    <w:rsid w:val="004D507B"/>
    <w:rsid w:val="004D5BFA"/>
    <w:rsid w:val="004E0365"/>
    <w:rsid w:val="004E050A"/>
    <w:rsid w:val="004E1CBA"/>
    <w:rsid w:val="004E2479"/>
    <w:rsid w:val="004E3BD5"/>
    <w:rsid w:val="004E4805"/>
    <w:rsid w:val="004E52C7"/>
    <w:rsid w:val="004E58A6"/>
    <w:rsid w:val="004E5A14"/>
    <w:rsid w:val="004E5FFC"/>
    <w:rsid w:val="004F1158"/>
    <w:rsid w:val="004F2FFF"/>
    <w:rsid w:val="004F577C"/>
    <w:rsid w:val="004F585C"/>
    <w:rsid w:val="004F5967"/>
    <w:rsid w:val="00500070"/>
    <w:rsid w:val="00502366"/>
    <w:rsid w:val="00503977"/>
    <w:rsid w:val="005039B5"/>
    <w:rsid w:val="00504E7A"/>
    <w:rsid w:val="005106C9"/>
    <w:rsid w:val="005114C8"/>
    <w:rsid w:val="00511F7F"/>
    <w:rsid w:val="00513CE0"/>
    <w:rsid w:val="00514426"/>
    <w:rsid w:val="005151A6"/>
    <w:rsid w:val="00515FC8"/>
    <w:rsid w:val="00520E7B"/>
    <w:rsid w:val="005221C9"/>
    <w:rsid w:val="0052223D"/>
    <w:rsid w:val="00523189"/>
    <w:rsid w:val="00523ABC"/>
    <w:rsid w:val="00525507"/>
    <w:rsid w:val="0052602A"/>
    <w:rsid w:val="005260BC"/>
    <w:rsid w:val="0052728A"/>
    <w:rsid w:val="00530AAF"/>
    <w:rsid w:val="00533FBD"/>
    <w:rsid w:val="005348F3"/>
    <w:rsid w:val="00536952"/>
    <w:rsid w:val="005372DC"/>
    <w:rsid w:val="0053737E"/>
    <w:rsid w:val="005400C4"/>
    <w:rsid w:val="00540252"/>
    <w:rsid w:val="00541960"/>
    <w:rsid w:val="00542EE3"/>
    <w:rsid w:val="00542F61"/>
    <w:rsid w:val="00544954"/>
    <w:rsid w:val="005467AC"/>
    <w:rsid w:val="0054741C"/>
    <w:rsid w:val="00547ED9"/>
    <w:rsid w:val="00547F2A"/>
    <w:rsid w:val="005526D4"/>
    <w:rsid w:val="00552792"/>
    <w:rsid w:val="005539F6"/>
    <w:rsid w:val="005544DD"/>
    <w:rsid w:val="0055586B"/>
    <w:rsid w:val="005618DE"/>
    <w:rsid w:val="00562D6A"/>
    <w:rsid w:val="00564B6F"/>
    <w:rsid w:val="00564E24"/>
    <w:rsid w:val="005676D6"/>
    <w:rsid w:val="005678D9"/>
    <w:rsid w:val="00567AEB"/>
    <w:rsid w:val="00567F01"/>
    <w:rsid w:val="00567F81"/>
    <w:rsid w:val="005702E6"/>
    <w:rsid w:val="00571C66"/>
    <w:rsid w:val="00571D39"/>
    <w:rsid w:val="00572E62"/>
    <w:rsid w:val="0057365B"/>
    <w:rsid w:val="00573FE2"/>
    <w:rsid w:val="005740C9"/>
    <w:rsid w:val="00576D7D"/>
    <w:rsid w:val="00580C0D"/>
    <w:rsid w:val="00580CAC"/>
    <w:rsid w:val="00581457"/>
    <w:rsid w:val="00585780"/>
    <w:rsid w:val="00585DB1"/>
    <w:rsid w:val="00586086"/>
    <w:rsid w:val="0059373C"/>
    <w:rsid w:val="0059634C"/>
    <w:rsid w:val="005A1891"/>
    <w:rsid w:val="005A2257"/>
    <w:rsid w:val="005A3D33"/>
    <w:rsid w:val="005A5AE9"/>
    <w:rsid w:val="005B0822"/>
    <w:rsid w:val="005B24EF"/>
    <w:rsid w:val="005B2919"/>
    <w:rsid w:val="005B39E7"/>
    <w:rsid w:val="005B4057"/>
    <w:rsid w:val="005B739D"/>
    <w:rsid w:val="005B77A5"/>
    <w:rsid w:val="005C0845"/>
    <w:rsid w:val="005C11E6"/>
    <w:rsid w:val="005C1281"/>
    <w:rsid w:val="005C139E"/>
    <w:rsid w:val="005C2E1A"/>
    <w:rsid w:val="005C3267"/>
    <w:rsid w:val="005C3CE1"/>
    <w:rsid w:val="005C66D3"/>
    <w:rsid w:val="005D03AB"/>
    <w:rsid w:val="005D0DA7"/>
    <w:rsid w:val="005D431B"/>
    <w:rsid w:val="005D59EC"/>
    <w:rsid w:val="005D5F8D"/>
    <w:rsid w:val="005D755C"/>
    <w:rsid w:val="005E16BB"/>
    <w:rsid w:val="005E311E"/>
    <w:rsid w:val="005E3E03"/>
    <w:rsid w:val="005E424F"/>
    <w:rsid w:val="005E5E1B"/>
    <w:rsid w:val="005E6359"/>
    <w:rsid w:val="005E7C16"/>
    <w:rsid w:val="005F3CFD"/>
    <w:rsid w:val="005F46B1"/>
    <w:rsid w:val="005F5E38"/>
    <w:rsid w:val="005F60F2"/>
    <w:rsid w:val="006006E2"/>
    <w:rsid w:val="00600FB4"/>
    <w:rsid w:val="006010B8"/>
    <w:rsid w:val="00602368"/>
    <w:rsid w:val="00603858"/>
    <w:rsid w:val="006042FF"/>
    <w:rsid w:val="006051E5"/>
    <w:rsid w:val="00606226"/>
    <w:rsid w:val="0060670B"/>
    <w:rsid w:val="0060688A"/>
    <w:rsid w:val="006072C4"/>
    <w:rsid w:val="00611461"/>
    <w:rsid w:val="00611F22"/>
    <w:rsid w:val="0061366A"/>
    <w:rsid w:val="00613679"/>
    <w:rsid w:val="00614050"/>
    <w:rsid w:val="006144AE"/>
    <w:rsid w:val="00614788"/>
    <w:rsid w:val="00615AD0"/>
    <w:rsid w:val="00615B97"/>
    <w:rsid w:val="006179C6"/>
    <w:rsid w:val="006258F2"/>
    <w:rsid w:val="00626C5C"/>
    <w:rsid w:val="00633C7C"/>
    <w:rsid w:val="00636CE5"/>
    <w:rsid w:val="006370E8"/>
    <w:rsid w:val="00637B1E"/>
    <w:rsid w:val="00640B4E"/>
    <w:rsid w:val="00640CEA"/>
    <w:rsid w:val="00642687"/>
    <w:rsid w:val="006444F7"/>
    <w:rsid w:val="00644C69"/>
    <w:rsid w:val="006466BE"/>
    <w:rsid w:val="00650AF8"/>
    <w:rsid w:val="00650D67"/>
    <w:rsid w:val="006560F7"/>
    <w:rsid w:val="0065797C"/>
    <w:rsid w:val="00657FBC"/>
    <w:rsid w:val="00661737"/>
    <w:rsid w:val="006617C4"/>
    <w:rsid w:val="00662726"/>
    <w:rsid w:val="00663F63"/>
    <w:rsid w:val="00665022"/>
    <w:rsid w:val="0066556A"/>
    <w:rsid w:val="006655C7"/>
    <w:rsid w:val="0066583F"/>
    <w:rsid w:val="00665FD4"/>
    <w:rsid w:val="00667576"/>
    <w:rsid w:val="00667A95"/>
    <w:rsid w:val="006704FB"/>
    <w:rsid w:val="00671FFD"/>
    <w:rsid w:val="00673CCA"/>
    <w:rsid w:val="00674638"/>
    <w:rsid w:val="00674718"/>
    <w:rsid w:val="00674AB1"/>
    <w:rsid w:val="0067743A"/>
    <w:rsid w:val="00680880"/>
    <w:rsid w:val="00680A44"/>
    <w:rsid w:val="006824C6"/>
    <w:rsid w:val="006826D4"/>
    <w:rsid w:val="00682991"/>
    <w:rsid w:val="00683197"/>
    <w:rsid w:val="00683539"/>
    <w:rsid w:val="006835BA"/>
    <w:rsid w:val="006865D3"/>
    <w:rsid w:val="0068747F"/>
    <w:rsid w:val="006914BF"/>
    <w:rsid w:val="00692332"/>
    <w:rsid w:val="00694037"/>
    <w:rsid w:val="00695F4E"/>
    <w:rsid w:val="00696630"/>
    <w:rsid w:val="00696FAB"/>
    <w:rsid w:val="006A11FC"/>
    <w:rsid w:val="006A1B81"/>
    <w:rsid w:val="006A2379"/>
    <w:rsid w:val="006A3AE7"/>
    <w:rsid w:val="006A4EC0"/>
    <w:rsid w:val="006A587C"/>
    <w:rsid w:val="006A62D3"/>
    <w:rsid w:val="006B2E7C"/>
    <w:rsid w:val="006B33BA"/>
    <w:rsid w:val="006B417C"/>
    <w:rsid w:val="006B68AA"/>
    <w:rsid w:val="006B79EA"/>
    <w:rsid w:val="006C1251"/>
    <w:rsid w:val="006C2F33"/>
    <w:rsid w:val="006C3986"/>
    <w:rsid w:val="006C5296"/>
    <w:rsid w:val="006C5FB6"/>
    <w:rsid w:val="006C6F14"/>
    <w:rsid w:val="006C766B"/>
    <w:rsid w:val="006D3668"/>
    <w:rsid w:val="006D4154"/>
    <w:rsid w:val="006D6746"/>
    <w:rsid w:val="006D67A9"/>
    <w:rsid w:val="006D6A43"/>
    <w:rsid w:val="006D6B3F"/>
    <w:rsid w:val="006E0583"/>
    <w:rsid w:val="006E1F48"/>
    <w:rsid w:val="006E224B"/>
    <w:rsid w:val="006E2B10"/>
    <w:rsid w:val="006E5C54"/>
    <w:rsid w:val="006E5D6B"/>
    <w:rsid w:val="006E7C07"/>
    <w:rsid w:val="006F0B99"/>
    <w:rsid w:val="006F0E37"/>
    <w:rsid w:val="006F28F7"/>
    <w:rsid w:val="006F3AC5"/>
    <w:rsid w:val="006F5EA0"/>
    <w:rsid w:val="006F73E3"/>
    <w:rsid w:val="00700088"/>
    <w:rsid w:val="0070220C"/>
    <w:rsid w:val="00702B89"/>
    <w:rsid w:val="00702D64"/>
    <w:rsid w:val="00704C45"/>
    <w:rsid w:val="00704CDD"/>
    <w:rsid w:val="00705908"/>
    <w:rsid w:val="00705CC1"/>
    <w:rsid w:val="007063A3"/>
    <w:rsid w:val="00707AE4"/>
    <w:rsid w:val="00710778"/>
    <w:rsid w:val="00710B6E"/>
    <w:rsid w:val="007161BF"/>
    <w:rsid w:val="00717C41"/>
    <w:rsid w:val="00717D29"/>
    <w:rsid w:val="00721118"/>
    <w:rsid w:val="00722149"/>
    <w:rsid w:val="007235F5"/>
    <w:rsid w:val="0072548D"/>
    <w:rsid w:val="007254D6"/>
    <w:rsid w:val="00727D06"/>
    <w:rsid w:val="00731EFB"/>
    <w:rsid w:val="00731FB1"/>
    <w:rsid w:val="00734270"/>
    <w:rsid w:val="0073516B"/>
    <w:rsid w:val="00735E33"/>
    <w:rsid w:val="007376ED"/>
    <w:rsid w:val="0074161F"/>
    <w:rsid w:val="007424E4"/>
    <w:rsid w:val="00742795"/>
    <w:rsid w:val="0074416E"/>
    <w:rsid w:val="00745062"/>
    <w:rsid w:val="007544DB"/>
    <w:rsid w:val="00757647"/>
    <w:rsid w:val="00760492"/>
    <w:rsid w:val="007618E5"/>
    <w:rsid w:val="00763F07"/>
    <w:rsid w:val="0076531B"/>
    <w:rsid w:val="00766938"/>
    <w:rsid w:val="00766E9E"/>
    <w:rsid w:val="00766F19"/>
    <w:rsid w:val="0077043E"/>
    <w:rsid w:val="007717F9"/>
    <w:rsid w:val="0077215F"/>
    <w:rsid w:val="00773540"/>
    <w:rsid w:val="007747C2"/>
    <w:rsid w:val="00775CF5"/>
    <w:rsid w:val="00775EC8"/>
    <w:rsid w:val="00776147"/>
    <w:rsid w:val="00777147"/>
    <w:rsid w:val="00777214"/>
    <w:rsid w:val="0078118D"/>
    <w:rsid w:val="00783455"/>
    <w:rsid w:val="0078538B"/>
    <w:rsid w:val="00787E99"/>
    <w:rsid w:val="00787F37"/>
    <w:rsid w:val="00790737"/>
    <w:rsid w:val="007927B6"/>
    <w:rsid w:val="00793294"/>
    <w:rsid w:val="00794098"/>
    <w:rsid w:val="007A3748"/>
    <w:rsid w:val="007A4EF4"/>
    <w:rsid w:val="007A50DC"/>
    <w:rsid w:val="007A5E9C"/>
    <w:rsid w:val="007A7012"/>
    <w:rsid w:val="007B298E"/>
    <w:rsid w:val="007B3B1D"/>
    <w:rsid w:val="007B51DF"/>
    <w:rsid w:val="007B5BF6"/>
    <w:rsid w:val="007B7CD2"/>
    <w:rsid w:val="007C04D9"/>
    <w:rsid w:val="007C239E"/>
    <w:rsid w:val="007C56B8"/>
    <w:rsid w:val="007D236B"/>
    <w:rsid w:val="007D30EE"/>
    <w:rsid w:val="007D41DB"/>
    <w:rsid w:val="007D4549"/>
    <w:rsid w:val="007D4D28"/>
    <w:rsid w:val="007D582E"/>
    <w:rsid w:val="007D6084"/>
    <w:rsid w:val="007E0228"/>
    <w:rsid w:val="007E3286"/>
    <w:rsid w:val="007E33A9"/>
    <w:rsid w:val="007E47AC"/>
    <w:rsid w:val="007E4908"/>
    <w:rsid w:val="007E53DC"/>
    <w:rsid w:val="007E5488"/>
    <w:rsid w:val="007E62E5"/>
    <w:rsid w:val="007F0329"/>
    <w:rsid w:val="007F12DE"/>
    <w:rsid w:val="007F3499"/>
    <w:rsid w:val="007F3D8D"/>
    <w:rsid w:val="007F5E98"/>
    <w:rsid w:val="007F6F1C"/>
    <w:rsid w:val="007F7651"/>
    <w:rsid w:val="00800DBB"/>
    <w:rsid w:val="008015B7"/>
    <w:rsid w:val="00802DBF"/>
    <w:rsid w:val="008052EF"/>
    <w:rsid w:val="00805B0A"/>
    <w:rsid w:val="00807904"/>
    <w:rsid w:val="00810E2A"/>
    <w:rsid w:val="00811D86"/>
    <w:rsid w:val="00811DE2"/>
    <w:rsid w:val="008129D7"/>
    <w:rsid w:val="00812D8D"/>
    <w:rsid w:val="008131F7"/>
    <w:rsid w:val="00815EF5"/>
    <w:rsid w:val="008202F4"/>
    <w:rsid w:val="008228DA"/>
    <w:rsid w:val="008228DC"/>
    <w:rsid w:val="00823C77"/>
    <w:rsid w:val="008242DB"/>
    <w:rsid w:val="00824744"/>
    <w:rsid w:val="0082583C"/>
    <w:rsid w:val="00831083"/>
    <w:rsid w:val="00832773"/>
    <w:rsid w:val="00832C0F"/>
    <w:rsid w:val="00833AE4"/>
    <w:rsid w:val="00833E2A"/>
    <w:rsid w:val="008344A1"/>
    <w:rsid w:val="00834BCF"/>
    <w:rsid w:val="008352B4"/>
    <w:rsid w:val="008366C6"/>
    <w:rsid w:val="00840C61"/>
    <w:rsid w:val="0084240E"/>
    <w:rsid w:val="00844051"/>
    <w:rsid w:val="008462C1"/>
    <w:rsid w:val="00851087"/>
    <w:rsid w:val="00851585"/>
    <w:rsid w:val="008527D8"/>
    <w:rsid w:val="008544B8"/>
    <w:rsid w:val="008563B1"/>
    <w:rsid w:val="008563C2"/>
    <w:rsid w:val="008602C2"/>
    <w:rsid w:val="00860618"/>
    <w:rsid w:val="0086193B"/>
    <w:rsid w:val="00863C4C"/>
    <w:rsid w:val="00863F21"/>
    <w:rsid w:val="008657AA"/>
    <w:rsid w:val="00865F6B"/>
    <w:rsid w:val="00870641"/>
    <w:rsid w:val="008729A7"/>
    <w:rsid w:val="00874167"/>
    <w:rsid w:val="00874F03"/>
    <w:rsid w:val="00875DA9"/>
    <w:rsid w:val="0087681B"/>
    <w:rsid w:val="008777C2"/>
    <w:rsid w:val="00880C86"/>
    <w:rsid w:val="008816FF"/>
    <w:rsid w:val="00882039"/>
    <w:rsid w:val="008824CB"/>
    <w:rsid w:val="008829E8"/>
    <w:rsid w:val="008833A5"/>
    <w:rsid w:val="00887AE9"/>
    <w:rsid w:val="00890122"/>
    <w:rsid w:val="00891E04"/>
    <w:rsid w:val="008930A3"/>
    <w:rsid w:val="008932F5"/>
    <w:rsid w:val="00893D99"/>
    <w:rsid w:val="008950BC"/>
    <w:rsid w:val="008952C4"/>
    <w:rsid w:val="00896448"/>
    <w:rsid w:val="00896D88"/>
    <w:rsid w:val="008971C3"/>
    <w:rsid w:val="008A1304"/>
    <w:rsid w:val="008A2F14"/>
    <w:rsid w:val="008A30A3"/>
    <w:rsid w:val="008A3214"/>
    <w:rsid w:val="008A3481"/>
    <w:rsid w:val="008A3EA7"/>
    <w:rsid w:val="008A5257"/>
    <w:rsid w:val="008A62F5"/>
    <w:rsid w:val="008A78C8"/>
    <w:rsid w:val="008B0B4B"/>
    <w:rsid w:val="008B0EAC"/>
    <w:rsid w:val="008B100A"/>
    <w:rsid w:val="008B21F4"/>
    <w:rsid w:val="008B28E4"/>
    <w:rsid w:val="008B42A1"/>
    <w:rsid w:val="008B45AA"/>
    <w:rsid w:val="008B6B5B"/>
    <w:rsid w:val="008C007A"/>
    <w:rsid w:val="008C15B1"/>
    <w:rsid w:val="008C2BD2"/>
    <w:rsid w:val="008C46A5"/>
    <w:rsid w:val="008C4EA2"/>
    <w:rsid w:val="008C64B6"/>
    <w:rsid w:val="008C678F"/>
    <w:rsid w:val="008C7DD8"/>
    <w:rsid w:val="008D0153"/>
    <w:rsid w:val="008D1276"/>
    <w:rsid w:val="008D3CC1"/>
    <w:rsid w:val="008D4CF0"/>
    <w:rsid w:val="008D5B70"/>
    <w:rsid w:val="008D6367"/>
    <w:rsid w:val="008D72FF"/>
    <w:rsid w:val="008E2626"/>
    <w:rsid w:val="008E481E"/>
    <w:rsid w:val="008E6D03"/>
    <w:rsid w:val="008E7E1B"/>
    <w:rsid w:val="008F384E"/>
    <w:rsid w:val="008F5497"/>
    <w:rsid w:val="008F674D"/>
    <w:rsid w:val="008F6853"/>
    <w:rsid w:val="0090078D"/>
    <w:rsid w:val="00901576"/>
    <w:rsid w:val="00902574"/>
    <w:rsid w:val="00903177"/>
    <w:rsid w:val="00903AE3"/>
    <w:rsid w:val="00904537"/>
    <w:rsid w:val="0090506B"/>
    <w:rsid w:val="009050D2"/>
    <w:rsid w:val="009053EE"/>
    <w:rsid w:val="00905CFD"/>
    <w:rsid w:val="00906029"/>
    <w:rsid w:val="00906D09"/>
    <w:rsid w:val="00910223"/>
    <w:rsid w:val="0091083A"/>
    <w:rsid w:val="00916F14"/>
    <w:rsid w:val="009177DD"/>
    <w:rsid w:val="00922555"/>
    <w:rsid w:val="00922AB0"/>
    <w:rsid w:val="009231F9"/>
    <w:rsid w:val="009248F6"/>
    <w:rsid w:val="00924B0B"/>
    <w:rsid w:val="00924C12"/>
    <w:rsid w:val="0092500F"/>
    <w:rsid w:val="0092560C"/>
    <w:rsid w:val="00925A28"/>
    <w:rsid w:val="00925F65"/>
    <w:rsid w:val="00930323"/>
    <w:rsid w:val="00930B8A"/>
    <w:rsid w:val="009320E6"/>
    <w:rsid w:val="009325C9"/>
    <w:rsid w:val="00933344"/>
    <w:rsid w:val="00933C2F"/>
    <w:rsid w:val="009350EB"/>
    <w:rsid w:val="00936289"/>
    <w:rsid w:val="0094068F"/>
    <w:rsid w:val="00942377"/>
    <w:rsid w:val="00942719"/>
    <w:rsid w:val="0094563A"/>
    <w:rsid w:val="009457E8"/>
    <w:rsid w:val="00946170"/>
    <w:rsid w:val="00946E5C"/>
    <w:rsid w:val="0094775E"/>
    <w:rsid w:val="00951435"/>
    <w:rsid w:val="009517AA"/>
    <w:rsid w:val="00953994"/>
    <w:rsid w:val="00954FDB"/>
    <w:rsid w:val="00956156"/>
    <w:rsid w:val="00957804"/>
    <w:rsid w:val="00960688"/>
    <w:rsid w:val="009615DD"/>
    <w:rsid w:val="009633E1"/>
    <w:rsid w:val="00963670"/>
    <w:rsid w:val="009639D5"/>
    <w:rsid w:val="00963A2B"/>
    <w:rsid w:val="00966C2F"/>
    <w:rsid w:val="00967285"/>
    <w:rsid w:val="00967640"/>
    <w:rsid w:val="009676D7"/>
    <w:rsid w:val="00967989"/>
    <w:rsid w:val="00970A46"/>
    <w:rsid w:val="00971218"/>
    <w:rsid w:val="00974FDE"/>
    <w:rsid w:val="00976606"/>
    <w:rsid w:val="009769DE"/>
    <w:rsid w:val="00980AB1"/>
    <w:rsid w:val="0098341B"/>
    <w:rsid w:val="0098400C"/>
    <w:rsid w:val="009842D2"/>
    <w:rsid w:val="009846A1"/>
    <w:rsid w:val="00985952"/>
    <w:rsid w:val="00985C56"/>
    <w:rsid w:val="009876D7"/>
    <w:rsid w:val="0099033B"/>
    <w:rsid w:val="00992A5F"/>
    <w:rsid w:val="00992B52"/>
    <w:rsid w:val="00993205"/>
    <w:rsid w:val="0099323F"/>
    <w:rsid w:val="00993AB3"/>
    <w:rsid w:val="009A1A63"/>
    <w:rsid w:val="009A29F8"/>
    <w:rsid w:val="009A2D07"/>
    <w:rsid w:val="009A3178"/>
    <w:rsid w:val="009A4C1C"/>
    <w:rsid w:val="009A59C5"/>
    <w:rsid w:val="009A61F6"/>
    <w:rsid w:val="009B089D"/>
    <w:rsid w:val="009B55D6"/>
    <w:rsid w:val="009B5C64"/>
    <w:rsid w:val="009B6F25"/>
    <w:rsid w:val="009C02EA"/>
    <w:rsid w:val="009C1441"/>
    <w:rsid w:val="009C4439"/>
    <w:rsid w:val="009C62FD"/>
    <w:rsid w:val="009D20BC"/>
    <w:rsid w:val="009D31F7"/>
    <w:rsid w:val="009D4E72"/>
    <w:rsid w:val="009D5C48"/>
    <w:rsid w:val="009D6433"/>
    <w:rsid w:val="009E2A02"/>
    <w:rsid w:val="009E4E68"/>
    <w:rsid w:val="009E50F6"/>
    <w:rsid w:val="009E6527"/>
    <w:rsid w:val="009F0F1C"/>
    <w:rsid w:val="009F10E1"/>
    <w:rsid w:val="009F1DDF"/>
    <w:rsid w:val="009F2A3E"/>
    <w:rsid w:val="009F3D39"/>
    <w:rsid w:val="009F48B2"/>
    <w:rsid w:val="009F5B20"/>
    <w:rsid w:val="009F6C5A"/>
    <w:rsid w:val="009F7702"/>
    <w:rsid w:val="00A01324"/>
    <w:rsid w:val="00A018F8"/>
    <w:rsid w:val="00A01F5D"/>
    <w:rsid w:val="00A03AFF"/>
    <w:rsid w:val="00A0422F"/>
    <w:rsid w:val="00A045F2"/>
    <w:rsid w:val="00A119BD"/>
    <w:rsid w:val="00A1237B"/>
    <w:rsid w:val="00A129DC"/>
    <w:rsid w:val="00A14311"/>
    <w:rsid w:val="00A17DAC"/>
    <w:rsid w:val="00A17FC9"/>
    <w:rsid w:val="00A20560"/>
    <w:rsid w:val="00A21E6A"/>
    <w:rsid w:val="00A509A3"/>
    <w:rsid w:val="00A51A91"/>
    <w:rsid w:val="00A52DBD"/>
    <w:rsid w:val="00A5384F"/>
    <w:rsid w:val="00A5452E"/>
    <w:rsid w:val="00A5651A"/>
    <w:rsid w:val="00A56EEB"/>
    <w:rsid w:val="00A57490"/>
    <w:rsid w:val="00A6118A"/>
    <w:rsid w:val="00A61EEC"/>
    <w:rsid w:val="00A62048"/>
    <w:rsid w:val="00A63630"/>
    <w:rsid w:val="00A63C05"/>
    <w:rsid w:val="00A67E69"/>
    <w:rsid w:val="00A714C0"/>
    <w:rsid w:val="00A721F9"/>
    <w:rsid w:val="00A72958"/>
    <w:rsid w:val="00A747A0"/>
    <w:rsid w:val="00A779C7"/>
    <w:rsid w:val="00A80495"/>
    <w:rsid w:val="00A81537"/>
    <w:rsid w:val="00A82DAA"/>
    <w:rsid w:val="00A8352B"/>
    <w:rsid w:val="00A83758"/>
    <w:rsid w:val="00A85FE4"/>
    <w:rsid w:val="00A9030A"/>
    <w:rsid w:val="00A91CF0"/>
    <w:rsid w:val="00A94C4F"/>
    <w:rsid w:val="00A96600"/>
    <w:rsid w:val="00A96AA6"/>
    <w:rsid w:val="00A97B0A"/>
    <w:rsid w:val="00AA17B8"/>
    <w:rsid w:val="00AA3A7F"/>
    <w:rsid w:val="00AA3FFD"/>
    <w:rsid w:val="00AA462F"/>
    <w:rsid w:val="00AA71ED"/>
    <w:rsid w:val="00AB127B"/>
    <w:rsid w:val="00AB158F"/>
    <w:rsid w:val="00AB3CB5"/>
    <w:rsid w:val="00AB4175"/>
    <w:rsid w:val="00AB5DB2"/>
    <w:rsid w:val="00AC1DCA"/>
    <w:rsid w:val="00AC2536"/>
    <w:rsid w:val="00AC2A3E"/>
    <w:rsid w:val="00AC3C94"/>
    <w:rsid w:val="00AC5D2C"/>
    <w:rsid w:val="00AC6774"/>
    <w:rsid w:val="00AD1799"/>
    <w:rsid w:val="00AD316B"/>
    <w:rsid w:val="00AD35A8"/>
    <w:rsid w:val="00AD3715"/>
    <w:rsid w:val="00AD4E23"/>
    <w:rsid w:val="00AD7116"/>
    <w:rsid w:val="00AE0ED7"/>
    <w:rsid w:val="00AE3CE8"/>
    <w:rsid w:val="00AE498F"/>
    <w:rsid w:val="00AE52D8"/>
    <w:rsid w:val="00AE7539"/>
    <w:rsid w:val="00AF0381"/>
    <w:rsid w:val="00AF1371"/>
    <w:rsid w:val="00AF1766"/>
    <w:rsid w:val="00AF37EE"/>
    <w:rsid w:val="00AF5123"/>
    <w:rsid w:val="00AF66A5"/>
    <w:rsid w:val="00AF6BF3"/>
    <w:rsid w:val="00B004F4"/>
    <w:rsid w:val="00B006ED"/>
    <w:rsid w:val="00B00D87"/>
    <w:rsid w:val="00B00DDF"/>
    <w:rsid w:val="00B014B2"/>
    <w:rsid w:val="00B01B84"/>
    <w:rsid w:val="00B01C22"/>
    <w:rsid w:val="00B02A42"/>
    <w:rsid w:val="00B03C74"/>
    <w:rsid w:val="00B03F6A"/>
    <w:rsid w:val="00B05249"/>
    <w:rsid w:val="00B06A0F"/>
    <w:rsid w:val="00B101B9"/>
    <w:rsid w:val="00B11C00"/>
    <w:rsid w:val="00B11FFB"/>
    <w:rsid w:val="00B13239"/>
    <w:rsid w:val="00B20A2A"/>
    <w:rsid w:val="00B21E5C"/>
    <w:rsid w:val="00B22B2D"/>
    <w:rsid w:val="00B22B47"/>
    <w:rsid w:val="00B23F25"/>
    <w:rsid w:val="00B244CB"/>
    <w:rsid w:val="00B24AA6"/>
    <w:rsid w:val="00B25DE0"/>
    <w:rsid w:val="00B2727B"/>
    <w:rsid w:val="00B27BD3"/>
    <w:rsid w:val="00B30234"/>
    <w:rsid w:val="00B31C34"/>
    <w:rsid w:val="00B330DD"/>
    <w:rsid w:val="00B33985"/>
    <w:rsid w:val="00B3692C"/>
    <w:rsid w:val="00B37311"/>
    <w:rsid w:val="00B40680"/>
    <w:rsid w:val="00B437F2"/>
    <w:rsid w:val="00B4594C"/>
    <w:rsid w:val="00B46C5B"/>
    <w:rsid w:val="00B475DB"/>
    <w:rsid w:val="00B5041C"/>
    <w:rsid w:val="00B51B39"/>
    <w:rsid w:val="00B64336"/>
    <w:rsid w:val="00B662A1"/>
    <w:rsid w:val="00B667A1"/>
    <w:rsid w:val="00B7209A"/>
    <w:rsid w:val="00B72282"/>
    <w:rsid w:val="00B74AFB"/>
    <w:rsid w:val="00B76493"/>
    <w:rsid w:val="00B80846"/>
    <w:rsid w:val="00B808A9"/>
    <w:rsid w:val="00B81457"/>
    <w:rsid w:val="00B81D69"/>
    <w:rsid w:val="00B83AAD"/>
    <w:rsid w:val="00B87A5B"/>
    <w:rsid w:val="00B90B10"/>
    <w:rsid w:val="00B915C4"/>
    <w:rsid w:val="00B916EE"/>
    <w:rsid w:val="00B91D47"/>
    <w:rsid w:val="00B92B70"/>
    <w:rsid w:val="00B93751"/>
    <w:rsid w:val="00B95102"/>
    <w:rsid w:val="00B9516C"/>
    <w:rsid w:val="00B957EB"/>
    <w:rsid w:val="00B95C98"/>
    <w:rsid w:val="00B9674A"/>
    <w:rsid w:val="00BA0FB6"/>
    <w:rsid w:val="00BA1864"/>
    <w:rsid w:val="00BA1947"/>
    <w:rsid w:val="00BA2578"/>
    <w:rsid w:val="00BA38AF"/>
    <w:rsid w:val="00BA4C4D"/>
    <w:rsid w:val="00BA5848"/>
    <w:rsid w:val="00BA6CB2"/>
    <w:rsid w:val="00BA70C1"/>
    <w:rsid w:val="00BB2212"/>
    <w:rsid w:val="00BB3564"/>
    <w:rsid w:val="00BB4657"/>
    <w:rsid w:val="00BB587B"/>
    <w:rsid w:val="00BB6399"/>
    <w:rsid w:val="00BB644D"/>
    <w:rsid w:val="00BB6F9F"/>
    <w:rsid w:val="00BC143D"/>
    <w:rsid w:val="00BC1451"/>
    <w:rsid w:val="00BC1C5A"/>
    <w:rsid w:val="00BC3D72"/>
    <w:rsid w:val="00BC65C9"/>
    <w:rsid w:val="00BC720C"/>
    <w:rsid w:val="00BC759D"/>
    <w:rsid w:val="00BD0A88"/>
    <w:rsid w:val="00BD353D"/>
    <w:rsid w:val="00BD5D8B"/>
    <w:rsid w:val="00BE020D"/>
    <w:rsid w:val="00BE3253"/>
    <w:rsid w:val="00BE34E1"/>
    <w:rsid w:val="00BE3DCC"/>
    <w:rsid w:val="00BF19A7"/>
    <w:rsid w:val="00BF19E8"/>
    <w:rsid w:val="00BF1FEF"/>
    <w:rsid w:val="00BF3C83"/>
    <w:rsid w:val="00BF58E2"/>
    <w:rsid w:val="00BF5E31"/>
    <w:rsid w:val="00C01511"/>
    <w:rsid w:val="00C0253E"/>
    <w:rsid w:val="00C02CEA"/>
    <w:rsid w:val="00C03D53"/>
    <w:rsid w:val="00C057B7"/>
    <w:rsid w:val="00C0702A"/>
    <w:rsid w:val="00C073A3"/>
    <w:rsid w:val="00C07437"/>
    <w:rsid w:val="00C07AE7"/>
    <w:rsid w:val="00C1114E"/>
    <w:rsid w:val="00C130F4"/>
    <w:rsid w:val="00C144C0"/>
    <w:rsid w:val="00C17A6B"/>
    <w:rsid w:val="00C20BE6"/>
    <w:rsid w:val="00C25EC4"/>
    <w:rsid w:val="00C27E26"/>
    <w:rsid w:val="00C27EAF"/>
    <w:rsid w:val="00C346A1"/>
    <w:rsid w:val="00C36458"/>
    <w:rsid w:val="00C40A83"/>
    <w:rsid w:val="00C413C6"/>
    <w:rsid w:val="00C4429D"/>
    <w:rsid w:val="00C5099F"/>
    <w:rsid w:val="00C513F2"/>
    <w:rsid w:val="00C51C93"/>
    <w:rsid w:val="00C52477"/>
    <w:rsid w:val="00C543CA"/>
    <w:rsid w:val="00C54B65"/>
    <w:rsid w:val="00C55A25"/>
    <w:rsid w:val="00C56E5C"/>
    <w:rsid w:val="00C56F6E"/>
    <w:rsid w:val="00C60CB4"/>
    <w:rsid w:val="00C636D6"/>
    <w:rsid w:val="00C645AB"/>
    <w:rsid w:val="00C66296"/>
    <w:rsid w:val="00C66483"/>
    <w:rsid w:val="00C67D5F"/>
    <w:rsid w:val="00C70614"/>
    <w:rsid w:val="00C72DF5"/>
    <w:rsid w:val="00C74793"/>
    <w:rsid w:val="00C7517A"/>
    <w:rsid w:val="00C76610"/>
    <w:rsid w:val="00C775F6"/>
    <w:rsid w:val="00C77DEB"/>
    <w:rsid w:val="00C80000"/>
    <w:rsid w:val="00C81072"/>
    <w:rsid w:val="00C81269"/>
    <w:rsid w:val="00C830F6"/>
    <w:rsid w:val="00C83114"/>
    <w:rsid w:val="00C8604A"/>
    <w:rsid w:val="00C92C92"/>
    <w:rsid w:val="00C92DEF"/>
    <w:rsid w:val="00C954F4"/>
    <w:rsid w:val="00C956AF"/>
    <w:rsid w:val="00C97661"/>
    <w:rsid w:val="00CA0FC8"/>
    <w:rsid w:val="00CA13AA"/>
    <w:rsid w:val="00CA3F89"/>
    <w:rsid w:val="00CA41F4"/>
    <w:rsid w:val="00CA426D"/>
    <w:rsid w:val="00CA508F"/>
    <w:rsid w:val="00CA51CD"/>
    <w:rsid w:val="00CA5EF0"/>
    <w:rsid w:val="00CA67FD"/>
    <w:rsid w:val="00CA7181"/>
    <w:rsid w:val="00CB156C"/>
    <w:rsid w:val="00CB1B4A"/>
    <w:rsid w:val="00CB366C"/>
    <w:rsid w:val="00CB3866"/>
    <w:rsid w:val="00CB5DF0"/>
    <w:rsid w:val="00CB615C"/>
    <w:rsid w:val="00CC02DF"/>
    <w:rsid w:val="00CC0F63"/>
    <w:rsid w:val="00CC2B60"/>
    <w:rsid w:val="00CC54DE"/>
    <w:rsid w:val="00CC76C4"/>
    <w:rsid w:val="00CD03CB"/>
    <w:rsid w:val="00CD2F08"/>
    <w:rsid w:val="00CD5D60"/>
    <w:rsid w:val="00CE2505"/>
    <w:rsid w:val="00CE35D7"/>
    <w:rsid w:val="00CE4228"/>
    <w:rsid w:val="00CE449D"/>
    <w:rsid w:val="00CE5453"/>
    <w:rsid w:val="00CE73F2"/>
    <w:rsid w:val="00CE7E7F"/>
    <w:rsid w:val="00CF2AF1"/>
    <w:rsid w:val="00CF358A"/>
    <w:rsid w:val="00CF3FDE"/>
    <w:rsid w:val="00CF55FD"/>
    <w:rsid w:val="00CF58F9"/>
    <w:rsid w:val="00CF594F"/>
    <w:rsid w:val="00CF5DD0"/>
    <w:rsid w:val="00CF679D"/>
    <w:rsid w:val="00CF689D"/>
    <w:rsid w:val="00CF793E"/>
    <w:rsid w:val="00D00767"/>
    <w:rsid w:val="00D009FB"/>
    <w:rsid w:val="00D06B4A"/>
    <w:rsid w:val="00D07158"/>
    <w:rsid w:val="00D071AE"/>
    <w:rsid w:val="00D12413"/>
    <w:rsid w:val="00D145A9"/>
    <w:rsid w:val="00D16324"/>
    <w:rsid w:val="00D2021C"/>
    <w:rsid w:val="00D207D8"/>
    <w:rsid w:val="00D22386"/>
    <w:rsid w:val="00D22E76"/>
    <w:rsid w:val="00D23ACD"/>
    <w:rsid w:val="00D24E13"/>
    <w:rsid w:val="00D251AE"/>
    <w:rsid w:val="00D25B37"/>
    <w:rsid w:val="00D264B6"/>
    <w:rsid w:val="00D26C62"/>
    <w:rsid w:val="00D27953"/>
    <w:rsid w:val="00D312C7"/>
    <w:rsid w:val="00D31691"/>
    <w:rsid w:val="00D31B46"/>
    <w:rsid w:val="00D32630"/>
    <w:rsid w:val="00D33B39"/>
    <w:rsid w:val="00D35E82"/>
    <w:rsid w:val="00D41EBD"/>
    <w:rsid w:val="00D4309C"/>
    <w:rsid w:val="00D4442F"/>
    <w:rsid w:val="00D45428"/>
    <w:rsid w:val="00D501CD"/>
    <w:rsid w:val="00D506A1"/>
    <w:rsid w:val="00D520F1"/>
    <w:rsid w:val="00D525D6"/>
    <w:rsid w:val="00D52C48"/>
    <w:rsid w:val="00D540A5"/>
    <w:rsid w:val="00D543AF"/>
    <w:rsid w:val="00D554FB"/>
    <w:rsid w:val="00D55634"/>
    <w:rsid w:val="00D56C44"/>
    <w:rsid w:val="00D615EE"/>
    <w:rsid w:val="00D628B2"/>
    <w:rsid w:val="00D6292E"/>
    <w:rsid w:val="00D6425E"/>
    <w:rsid w:val="00D64A6B"/>
    <w:rsid w:val="00D65995"/>
    <w:rsid w:val="00D65BCC"/>
    <w:rsid w:val="00D66D64"/>
    <w:rsid w:val="00D66FA9"/>
    <w:rsid w:val="00D67F03"/>
    <w:rsid w:val="00D67F1F"/>
    <w:rsid w:val="00D730F4"/>
    <w:rsid w:val="00D74427"/>
    <w:rsid w:val="00D74D98"/>
    <w:rsid w:val="00D75A27"/>
    <w:rsid w:val="00D777CB"/>
    <w:rsid w:val="00D80125"/>
    <w:rsid w:val="00D81168"/>
    <w:rsid w:val="00D84717"/>
    <w:rsid w:val="00D90F88"/>
    <w:rsid w:val="00D92D88"/>
    <w:rsid w:val="00D9316F"/>
    <w:rsid w:val="00D9451E"/>
    <w:rsid w:val="00D96FB9"/>
    <w:rsid w:val="00D972AF"/>
    <w:rsid w:val="00DA2DD2"/>
    <w:rsid w:val="00DA4389"/>
    <w:rsid w:val="00DA520D"/>
    <w:rsid w:val="00DA5E7A"/>
    <w:rsid w:val="00DA6430"/>
    <w:rsid w:val="00DA7A93"/>
    <w:rsid w:val="00DA7DC4"/>
    <w:rsid w:val="00DB00AC"/>
    <w:rsid w:val="00DB59F3"/>
    <w:rsid w:val="00DB676E"/>
    <w:rsid w:val="00DB7154"/>
    <w:rsid w:val="00DB72B9"/>
    <w:rsid w:val="00DB72FB"/>
    <w:rsid w:val="00DB74B8"/>
    <w:rsid w:val="00DC0067"/>
    <w:rsid w:val="00DC085C"/>
    <w:rsid w:val="00DC0F20"/>
    <w:rsid w:val="00DC2B26"/>
    <w:rsid w:val="00DC3128"/>
    <w:rsid w:val="00DC3C45"/>
    <w:rsid w:val="00DC5782"/>
    <w:rsid w:val="00DC78DE"/>
    <w:rsid w:val="00DD047A"/>
    <w:rsid w:val="00DD210B"/>
    <w:rsid w:val="00DD26F1"/>
    <w:rsid w:val="00DD2759"/>
    <w:rsid w:val="00DD34A8"/>
    <w:rsid w:val="00DD56C8"/>
    <w:rsid w:val="00DD5DF0"/>
    <w:rsid w:val="00DD6967"/>
    <w:rsid w:val="00DE1420"/>
    <w:rsid w:val="00DE184A"/>
    <w:rsid w:val="00DE39C5"/>
    <w:rsid w:val="00DE44BF"/>
    <w:rsid w:val="00DE477B"/>
    <w:rsid w:val="00DE79DB"/>
    <w:rsid w:val="00DF0F61"/>
    <w:rsid w:val="00DF127B"/>
    <w:rsid w:val="00DF12C3"/>
    <w:rsid w:val="00DF2921"/>
    <w:rsid w:val="00DF324A"/>
    <w:rsid w:val="00DF36BE"/>
    <w:rsid w:val="00DF38CA"/>
    <w:rsid w:val="00DF43FB"/>
    <w:rsid w:val="00DF60DF"/>
    <w:rsid w:val="00DF70DD"/>
    <w:rsid w:val="00DF7323"/>
    <w:rsid w:val="00E010D5"/>
    <w:rsid w:val="00E02414"/>
    <w:rsid w:val="00E04B65"/>
    <w:rsid w:val="00E05577"/>
    <w:rsid w:val="00E0608A"/>
    <w:rsid w:val="00E068FB"/>
    <w:rsid w:val="00E06B0F"/>
    <w:rsid w:val="00E06B5D"/>
    <w:rsid w:val="00E070B0"/>
    <w:rsid w:val="00E0724B"/>
    <w:rsid w:val="00E11042"/>
    <w:rsid w:val="00E119C3"/>
    <w:rsid w:val="00E12DF1"/>
    <w:rsid w:val="00E15E8A"/>
    <w:rsid w:val="00E1787A"/>
    <w:rsid w:val="00E17FDD"/>
    <w:rsid w:val="00E20C0C"/>
    <w:rsid w:val="00E20C82"/>
    <w:rsid w:val="00E212A6"/>
    <w:rsid w:val="00E23819"/>
    <w:rsid w:val="00E23CD4"/>
    <w:rsid w:val="00E24558"/>
    <w:rsid w:val="00E24B6A"/>
    <w:rsid w:val="00E31AEE"/>
    <w:rsid w:val="00E31B1B"/>
    <w:rsid w:val="00E31EA2"/>
    <w:rsid w:val="00E328D2"/>
    <w:rsid w:val="00E33A63"/>
    <w:rsid w:val="00E34A8E"/>
    <w:rsid w:val="00E36224"/>
    <w:rsid w:val="00E36995"/>
    <w:rsid w:val="00E40C52"/>
    <w:rsid w:val="00E42B33"/>
    <w:rsid w:val="00E43ADC"/>
    <w:rsid w:val="00E44CBD"/>
    <w:rsid w:val="00E506A1"/>
    <w:rsid w:val="00E51BD6"/>
    <w:rsid w:val="00E527B9"/>
    <w:rsid w:val="00E52C51"/>
    <w:rsid w:val="00E53C9B"/>
    <w:rsid w:val="00E53D89"/>
    <w:rsid w:val="00E53E71"/>
    <w:rsid w:val="00E5477B"/>
    <w:rsid w:val="00E57468"/>
    <w:rsid w:val="00E60448"/>
    <w:rsid w:val="00E612C7"/>
    <w:rsid w:val="00E624AE"/>
    <w:rsid w:val="00E64019"/>
    <w:rsid w:val="00E6404B"/>
    <w:rsid w:val="00E706E4"/>
    <w:rsid w:val="00E7137B"/>
    <w:rsid w:val="00E72E21"/>
    <w:rsid w:val="00E74549"/>
    <w:rsid w:val="00E748B6"/>
    <w:rsid w:val="00E74B36"/>
    <w:rsid w:val="00E75432"/>
    <w:rsid w:val="00E8004F"/>
    <w:rsid w:val="00E80461"/>
    <w:rsid w:val="00E80F86"/>
    <w:rsid w:val="00E83656"/>
    <w:rsid w:val="00E85B7F"/>
    <w:rsid w:val="00E87973"/>
    <w:rsid w:val="00E91428"/>
    <w:rsid w:val="00E91B42"/>
    <w:rsid w:val="00E94976"/>
    <w:rsid w:val="00E96451"/>
    <w:rsid w:val="00E9741C"/>
    <w:rsid w:val="00EA0DB2"/>
    <w:rsid w:val="00EA29C4"/>
    <w:rsid w:val="00EA3C33"/>
    <w:rsid w:val="00EA4D0E"/>
    <w:rsid w:val="00EA5D8C"/>
    <w:rsid w:val="00EB288A"/>
    <w:rsid w:val="00EB2A46"/>
    <w:rsid w:val="00EB5C40"/>
    <w:rsid w:val="00EB5FA7"/>
    <w:rsid w:val="00EB68EC"/>
    <w:rsid w:val="00EB7D44"/>
    <w:rsid w:val="00EC1032"/>
    <w:rsid w:val="00EC10CA"/>
    <w:rsid w:val="00EC21A0"/>
    <w:rsid w:val="00EC669B"/>
    <w:rsid w:val="00EC6AC8"/>
    <w:rsid w:val="00ED1C68"/>
    <w:rsid w:val="00ED21C9"/>
    <w:rsid w:val="00ED4725"/>
    <w:rsid w:val="00ED68D5"/>
    <w:rsid w:val="00EE01F9"/>
    <w:rsid w:val="00EE043D"/>
    <w:rsid w:val="00EE0AC7"/>
    <w:rsid w:val="00EE4E18"/>
    <w:rsid w:val="00EE6D12"/>
    <w:rsid w:val="00EF0EE7"/>
    <w:rsid w:val="00EF3772"/>
    <w:rsid w:val="00EF4729"/>
    <w:rsid w:val="00EF571E"/>
    <w:rsid w:val="00EF5CBA"/>
    <w:rsid w:val="00EF76D7"/>
    <w:rsid w:val="00F0010A"/>
    <w:rsid w:val="00F02596"/>
    <w:rsid w:val="00F060F7"/>
    <w:rsid w:val="00F07DFC"/>
    <w:rsid w:val="00F10DE4"/>
    <w:rsid w:val="00F112D0"/>
    <w:rsid w:val="00F12D19"/>
    <w:rsid w:val="00F1353B"/>
    <w:rsid w:val="00F157B1"/>
    <w:rsid w:val="00F163A9"/>
    <w:rsid w:val="00F21696"/>
    <w:rsid w:val="00F22FBA"/>
    <w:rsid w:val="00F23539"/>
    <w:rsid w:val="00F25A39"/>
    <w:rsid w:val="00F31A9A"/>
    <w:rsid w:val="00F34188"/>
    <w:rsid w:val="00F3541D"/>
    <w:rsid w:val="00F35C23"/>
    <w:rsid w:val="00F3778B"/>
    <w:rsid w:val="00F40EAB"/>
    <w:rsid w:val="00F45A3C"/>
    <w:rsid w:val="00F45FC3"/>
    <w:rsid w:val="00F46EFF"/>
    <w:rsid w:val="00F474FF"/>
    <w:rsid w:val="00F508ED"/>
    <w:rsid w:val="00F515F5"/>
    <w:rsid w:val="00F5336C"/>
    <w:rsid w:val="00F5448E"/>
    <w:rsid w:val="00F544B7"/>
    <w:rsid w:val="00F55A3F"/>
    <w:rsid w:val="00F55BDA"/>
    <w:rsid w:val="00F56EE3"/>
    <w:rsid w:val="00F57129"/>
    <w:rsid w:val="00F641D0"/>
    <w:rsid w:val="00F66869"/>
    <w:rsid w:val="00F678CD"/>
    <w:rsid w:val="00F70F65"/>
    <w:rsid w:val="00F71D47"/>
    <w:rsid w:val="00F72254"/>
    <w:rsid w:val="00F72EA5"/>
    <w:rsid w:val="00F73412"/>
    <w:rsid w:val="00F735F3"/>
    <w:rsid w:val="00F763F1"/>
    <w:rsid w:val="00F76523"/>
    <w:rsid w:val="00F76B91"/>
    <w:rsid w:val="00F77485"/>
    <w:rsid w:val="00F82CD4"/>
    <w:rsid w:val="00F8347C"/>
    <w:rsid w:val="00F83A48"/>
    <w:rsid w:val="00F84123"/>
    <w:rsid w:val="00F84422"/>
    <w:rsid w:val="00F84763"/>
    <w:rsid w:val="00F8568E"/>
    <w:rsid w:val="00F87FB0"/>
    <w:rsid w:val="00F91860"/>
    <w:rsid w:val="00F91C6D"/>
    <w:rsid w:val="00F91CA4"/>
    <w:rsid w:val="00F91D72"/>
    <w:rsid w:val="00F92AFF"/>
    <w:rsid w:val="00F937FD"/>
    <w:rsid w:val="00F93B8A"/>
    <w:rsid w:val="00F948B3"/>
    <w:rsid w:val="00F975DC"/>
    <w:rsid w:val="00F97C98"/>
    <w:rsid w:val="00FA1518"/>
    <w:rsid w:val="00FA1545"/>
    <w:rsid w:val="00FA4119"/>
    <w:rsid w:val="00FA5CF8"/>
    <w:rsid w:val="00FA671C"/>
    <w:rsid w:val="00FA79F9"/>
    <w:rsid w:val="00FA7E12"/>
    <w:rsid w:val="00FB0EB6"/>
    <w:rsid w:val="00FB158C"/>
    <w:rsid w:val="00FB1730"/>
    <w:rsid w:val="00FB1844"/>
    <w:rsid w:val="00FB1A54"/>
    <w:rsid w:val="00FB6429"/>
    <w:rsid w:val="00FB6525"/>
    <w:rsid w:val="00FB73EB"/>
    <w:rsid w:val="00FC0EC9"/>
    <w:rsid w:val="00FC16B8"/>
    <w:rsid w:val="00FC1CC7"/>
    <w:rsid w:val="00FC2AEE"/>
    <w:rsid w:val="00FC4590"/>
    <w:rsid w:val="00FC56E3"/>
    <w:rsid w:val="00FC5A17"/>
    <w:rsid w:val="00FC6D76"/>
    <w:rsid w:val="00FC70E3"/>
    <w:rsid w:val="00FC742B"/>
    <w:rsid w:val="00FC77DE"/>
    <w:rsid w:val="00FC7FDD"/>
    <w:rsid w:val="00FD0C52"/>
    <w:rsid w:val="00FD2369"/>
    <w:rsid w:val="00FD273E"/>
    <w:rsid w:val="00FD367B"/>
    <w:rsid w:val="00FD52EF"/>
    <w:rsid w:val="00FD6737"/>
    <w:rsid w:val="00FE28B0"/>
    <w:rsid w:val="00FE2EE7"/>
    <w:rsid w:val="00FE4C82"/>
    <w:rsid w:val="00FE5639"/>
    <w:rsid w:val="00FF0363"/>
    <w:rsid w:val="00FF0531"/>
    <w:rsid w:val="00FF09C0"/>
    <w:rsid w:val="00FF56D3"/>
    <w:rsid w:val="028BB4FC"/>
    <w:rsid w:val="0297427B"/>
    <w:rsid w:val="02AE850C"/>
    <w:rsid w:val="03D33055"/>
    <w:rsid w:val="04122AE0"/>
    <w:rsid w:val="04D98A91"/>
    <w:rsid w:val="06D2FF15"/>
    <w:rsid w:val="0839FC1A"/>
    <w:rsid w:val="086F1DCA"/>
    <w:rsid w:val="09A23C93"/>
    <w:rsid w:val="09ABEAAB"/>
    <w:rsid w:val="0A0EEE7E"/>
    <w:rsid w:val="0B21DB11"/>
    <w:rsid w:val="0B5F9485"/>
    <w:rsid w:val="0BB968E3"/>
    <w:rsid w:val="0C31A84A"/>
    <w:rsid w:val="0D0AD498"/>
    <w:rsid w:val="0E126636"/>
    <w:rsid w:val="0FBE059B"/>
    <w:rsid w:val="1136CD04"/>
    <w:rsid w:val="11ACA529"/>
    <w:rsid w:val="13870F43"/>
    <w:rsid w:val="13A640A9"/>
    <w:rsid w:val="13D9741F"/>
    <w:rsid w:val="15E9EE4B"/>
    <w:rsid w:val="160A297C"/>
    <w:rsid w:val="161DE29C"/>
    <w:rsid w:val="178CF380"/>
    <w:rsid w:val="1790BACB"/>
    <w:rsid w:val="18813D5B"/>
    <w:rsid w:val="19ACFE7C"/>
    <w:rsid w:val="19B617ED"/>
    <w:rsid w:val="1B83E95F"/>
    <w:rsid w:val="1BB4EB75"/>
    <w:rsid w:val="1BE82888"/>
    <w:rsid w:val="1D3D0105"/>
    <w:rsid w:val="1EB08894"/>
    <w:rsid w:val="1F2FF1D3"/>
    <w:rsid w:val="1F3B2858"/>
    <w:rsid w:val="1FD4F387"/>
    <w:rsid w:val="214DF1F2"/>
    <w:rsid w:val="214EC2AA"/>
    <w:rsid w:val="22CD7CC2"/>
    <w:rsid w:val="2376DEC7"/>
    <w:rsid w:val="269B0E25"/>
    <w:rsid w:val="29095DDD"/>
    <w:rsid w:val="2ACC1E07"/>
    <w:rsid w:val="2B10A58F"/>
    <w:rsid w:val="2B48E9A0"/>
    <w:rsid w:val="2B8DA619"/>
    <w:rsid w:val="2C47302D"/>
    <w:rsid w:val="2E9D6C23"/>
    <w:rsid w:val="2EC56905"/>
    <w:rsid w:val="310B95CC"/>
    <w:rsid w:val="31E5FCCD"/>
    <w:rsid w:val="324E5093"/>
    <w:rsid w:val="3335574C"/>
    <w:rsid w:val="338DFA7D"/>
    <w:rsid w:val="34CEFF0A"/>
    <w:rsid w:val="35E65CD4"/>
    <w:rsid w:val="35F59823"/>
    <w:rsid w:val="36122F8D"/>
    <w:rsid w:val="38B66FE4"/>
    <w:rsid w:val="38F00F8A"/>
    <w:rsid w:val="39104727"/>
    <w:rsid w:val="3972B9E5"/>
    <w:rsid w:val="39CD5BF3"/>
    <w:rsid w:val="39E74B96"/>
    <w:rsid w:val="3BEF322F"/>
    <w:rsid w:val="3BFC3DB3"/>
    <w:rsid w:val="3C71C0FA"/>
    <w:rsid w:val="3CC5D47D"/>
    <w:rsid w:val="3CDC19E0"/>
    <w:rsid w:val="3ECAEA70"/>
    <w:rsid w:val="3EFA32D2"/>
    <w:rsid w:val="3FDE7151"/>
    <w:rsid w:val="417CD7CC"/>
    <w:rsid w:val="418399E5"/>
    <w:rsid w:val="434630C6"/>
    <w:rsid w:val="43C8EE5E"/>
    <w:rsid w:val="45340C1F"/>
    <w:rsid w:val="45D45CE4"/>
    <w:rsid w:val="45EED5C0"/>
    <w:rsid w:val="4714A2AE"/>
    <w:rsid w:val="4810EA9C"/>
    <w:rsid w:val="48263CD8"/>
    <w:rsid w:val="49D71684"/>
    <w:rsid w:val="49E79E5D"/>
    <w:rsid w:val="4A2AA620"/>
    <w:rsid w:val="4A2D13A2"/>
    <w:rsid w:val="4A4ECA6E"/>
    <w:rsid w:val="4B24E461"/>
    <w:rsid w:val="4B6F9800"/>
    <w:rsid w:val="4BCEF086"/>
    <w:rsid w:val="4D048A58"/>
    <w:rsid w:val="4D5211EC"/>
    <w:rsid w:val="4D9F9176"/>
    <w:rsid w:val="4EA760D2"/>
    <w:rsid w:val="5037028A"/>
    <w:rsid w:val="527E505F"/>
    <w:rsid w:val="531E1191"/>
    <w:rsid w:val="53811365"/>
    <w:rsid w:val="5417DA50"/>
    <w:rsid w:val="572BFE2C"/>
    <w:rsid w:val="5827D45F"/>
    <w:rsid w:val="58DABBDF"/>
    <w:rsid w:val="5ACBA0F7"/>
    <w:rsid w:val="5AFDBAEA"/>
    <w:rsid w:val="5BE7325C"/>
    <w:rsid w:val="5D62DBA2"/>
    <w:rsid w:val="5E4FBC37"/>
    <w:rsid w:val="5EA9ED39"/>
    <w:rsid w:val="5EB8C2CE"/>
    <w:rsid w:val="5EEB8B35"/>
    <w:rsid w:val="5F1E86D1"/>
    <w:rsid w:val="6072141B"/>
    <w:rsid w:val="60C84297"/>
    <w:rsid w:val="619C24C8"/>
    <w:rsid w:val="61D138E1"/>
    <w:rsid w:val="6208D6CD"/>
    <w:rsid w:val="652EE2DC"/>
    <w:rsid w:val="65CA6299"/>
    <w:rsid w:val="664159A8"/>
    <w:rsid w:val="66810A43"/>
    <w:rsid w:val="6B55066A"/>
    <w:rsid w:val="6CB2DF3C"/>
    <w:rsid w:val="6DEA34EE"/>
    <w:rsid w:val="6E070808"/>
    <w:rsid w:val="6E568C67"/>
    <w:rsid w:val="6F8E7E0A"/>
    <w:rsid w:val="6FCE2C57"/>
    <w:rsid w:val="7036D5D0"/>
    <w:rsid w:val="70D67858"/>
    <w:rsid w:val="716FE43A"/>
    <w:rsid w:val="71BC45D5"/>
    <w:rsid w:val="71F4EA33"/>
    <w:rsid w:val="735808AC"/>
    <w:rsid w:val="742A0F82"/>
    <w:rsid w:val="745E6433"/>
    <w:rsid w:val="751D2C18"/>
    <w:rsid w:val="75B0D507"/>
    <w:rsid w:val="763E4395"/>
    <w:rsid w:val="78E6C10F"/>
    <w:rsid w:val="7923DB66"/>
    <w:rsid w:val="79599428"/>
    <w:rsid w:val="79DA8ED1"/>
    <w:rsid w:val="7A5BCA65"/>
    <w:rsid w:val="7A703DD1"/>
    <w:rsid w:val="7ADC6668"/>
    <w:rsid w:val="7B29DE4C"/>
    <w:rsid w:val="7C76AE18"/>
    <w:rsid w:val="7C7CD366"/>
    <w:rsid w:val="7D45C180"/>
    <w:rsid w:val="7DA80E7D"/>
    <w:rsid w:val="7DB0CE48"/>
    <w:rsid w:val="7E1DF54C"/>
    <w:rsid w:val="7F1EAA7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6B5D"/>
  <w15:chartTrackingRefBased/>
  <w15:docId w15:val="{C0C9EF1E-B7AE-477B-AE2A-EB9085FF0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FFD"/>
  </w:style>
  <w:style w:type="paragraph" w:styleId="Heading1">
    <w:name w:val="heading 1"/>
    <w:basedOn w:val="Normal"/>
    <w:next w:val="Normal"/>
    <w:link w:val="Heading1Char"/>
    <w:uiPriority w:val="9"/>
    <w:qFormat/>
    <w:rsid w:val="000F6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6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6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F6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6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6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F6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4BD"/>
    <w:rPr>
      <w:rFonts w:eastAsiaTheme="majorEastAsia" w:cstheme="majorBidi"/>
      <w:color w:val="272727" w:themeColor="text1" w:themeTint="D8"/>
    </w:rPr>
  </w:style>
  <w:style w:type="paragraph" w:styleId="Title">
    <w:name w:val="Title"/>
    <w:basedOn w:val="Normal"/>
    <w:next w:val="Normal"/>
    <w:link w:val="TitleChar"/>
    <w:uiPriority w:val="10"/>
    <w:qFormat/>
    <w:rsid w:val="000F6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4BD"/>
    <w:pPr>
      <w:spacing w:before="160"/>
      <w:jc w:val="center"/>
    </w:pPr>
    <w:rPr>
      <w:i/>
      <w:iCs/>
      <w:color w:val="404040" w:themeColor="text1" w:themeTint="BF"/>
    </w:rPr>
  </w:style>
  <w:style w:type="character" w:customStyle="1" w:styleId="QuoteChar">
    <w:name w:val="Quote Char"/>
    <w:basedOn w:val="DefaultParagraphFont"/>
    <w:link w:val="Quote"/>
    <w:uiPriority w:val="29"/>
    <w:rsid w:val="000F64BD"/>
    <w:rPr>
      <w:i/>
      <w:iCs/>
      <w:color w:val="404040" w:themeColor="text1" w:themeTint="BF"/>
    </w:rPr>
  </w:style>
  <w:style w:type="paragraph" w:styleId="ListParagraph">
    <w:name w:val="List Paragraph"/>
    <w:basedOn w:val="Normal"/>
    <w:uiPriority w:val="34"/>
    <w:qFormat/>
    <w:rsid w:val="000F64BD"/>
    <w:pPr>
      <w:ind w:left="720"/>
      <w:contextualSpacing/>
    </w:pPr>
  </w:style>
  <w:style w:type="character" w:styleId="IntenseEmphasis">
    <w:name w:val="Intense Emphasis"/>
    <w:basedOn w:val="DefaultParagraphFont"/>
    <w:uiPriority w:val="21"/>
    <w:qFormat/>
    <w:rsid w:val="000F64BD"/>
    <w:rPr>
      <w:i/>
      <w:iCs/>
      <w:color w:val="0F4761" w:themeColor="accent1" w:themeShade="BF"/>
    </w:rPr>
  </w:style>
  <w:style w:type="paragraph" w:styleId="IntenseQuote">
    <w:name w:val="Intense Quote"/>
    <w:basedOn w:val="Normal"/>
    <w:next w:val="Normal"/>
    <w:link w:val="IntenseQuoteChar"/>
    <w:uiPriority w:val="30"/>
    <w:qFormat/>
    <w:rsid w:val="000F6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4BD"/>
    <w:rPr>
      <w:i/>
      <w:iCs/>
      <w:color w:val="0F4761" w:themeColor="accent1" w:themeShade="BF"/>
    </w:rPr>
  </w:style>
  <w:style w:type="character" w:styleId="IntenseReference">
    <w:name w:val="Intense Reference"/>
    <w:basedOn w:val="DefaultParagraphFont"/>
    <w:uiPriority w:val="32"/>
    <w:qFormat/>
    <w:rsid w:val="000F64BD"/>
    <w:rPr>
      <w:b/>
      <w:bCs/>
      <w:smallCaps/>
      <w:color w:val="0F4761" w:themeColor="accent1" w:themeShade="BF"/>
      <w:spacing w:val="5"/>
    </w:rPr>
  </w:style>
  <w:style w:type="paragraph" w:styleId="NoSpacing">
    <w:name w:val="No Spacing"/>
    <w:link w:val="NoSpacingChar"/>
    <w:uiPriority w:val="1"/>
    <w:qFormat/>
    <w:rsid w:val="00F948B3"/>
    <w:pPr>
      <w:spacing w:after="0" w:line="240" w:lineRule="auto"/>
    </w:pPr>
    <w:rPr>
      <w:rFonts w:eastAsiaTheme="minorEastAsia"/>
      <w:kern w:val="0"/>
      <w:sz w:val="22"/>
      <w:szCs w:val="22"/>
      <w:lang w:eastAsia="fr-FR"/>
      <w14:ligatures w14:val="none"/>
    </w:rPr>
  </w:style>
  <w:style w:type="character" w:customStyle="1" w:styleId="NoSpacingChar">
    <w:name w:val="No Spacing Char"/>
    <w:basedOn w:val="DefaultParagraphFont"/>
    <w:link w:val="NoSpacing"/>
    <w:uiPriority w:val="1"/>
    <w:rsid w:val="00F948B3"/>
    <w:rPr>
      <w:rFonts w:eastAsiaTheme="minorEastAsia"/>
      <w:kern w:val="0"/>
      <w:sz w:val="22"/>
      <w:szCs w:val="22"/>
      <w:lang w:eastAsia="fr-FR"/>
      <w14:ligatures w14:val="none"/>
    </w:rPr>
  </w:style>
  <w:style w:type="table" w:styleId="TableGrid">
    <w:name w:val="Table Grid"/>
    <w:basedOn w:val="TableNormal"/>
    <w:uiPriority w:val="39"/>
    <w:rsid w:val="00B01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4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341B"/>
  </w:style>
  <w:style w:type="paragraph" w:styleId="Footer">
    <w:name w:val="footer"/>
    <w:basedOn w:val="Normal"/>
    <w:link w:val="FooterChar"/>
    <w:uiPriority w:val="99"/>
    <w:unhideWhenUsed/>
    <w:rsid w:val="001134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341B"/>
  </w:style>
  <w:style w:type="paragraph" w:styleId="NormalWeb">
    <w:name w:val="Normal (Web)"/>
    <w:basedOn w:val="Normal"/>
    <w:uiPriority w:val="99"/>
    <w:unhideWhenUsed/>
    <w:rsid w:val="00D45428"/>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Hyperlink">
    <w:name w:val="Hyperlink"/>
    <w:basedOn w:val="DefaultParagraphFont"/>
    <w:uiPriority w:val="99"/>
    <w:unhideWhenUsed/>
    <w:rsid w:val="00D45428"/>
    <w:rPr>
      <w:color w:val="0000FF"/>
      <w:u w:val="single"/>
    </w:rPr>
  </w:style>
  <w:style w:type="character" w:styleId="Strong">
    <w:name w:val="Strong"/>
    <w:basedOn w:val="DefaultParagraphFont"/>
    <w:uiPriority w:val="22"/>
    <w:qFormat/>
    <w:rsid w:val="007C04D9"/>
    <w:rPr>
      <w:b/>
      <w:bCs/>
    </w:rPr>
  </w:style>
  <w:style w:type="paragraph" w:styleId="TOCHeading">
    <w:name w:val="TOC Heading"/>
    <w:basedOn w:val="Heading1"/>
    <w:next w:val="Normal"/>
    <w:uiPriority w:val="39"/>
    <w:unhideWhenUsed/>
    <w:qFormat/>
    <w:rsid w:val="00777214"/>
    <w:pPr>
      <w:spacing w:before="240" w:after="0" w:line="259" w:lineRule="auto"/>
      <w:outlineLvl w:val="9"/>
    </w:pPr>
    <w:rPr>
      <w:kern w:val="0"/>
      <w:sz w:val="32"/>
      <w:szCs w:val="32"/>
      <w:lang w:eastAsia="fr-FR"/>
      <w14:ligatures w14:val="none"/>
    </w:rPr>
  </w:style>
  <w:style w:type="paragraph" w:styleId="TOC1">
    <w:name w:val="toc 1"/>
    <w:basedOn w:val="Normal"/>
    <w:next w:val="Normal"/>
    <w:autoRedefine/>
    <w:uiPriority w:val="39"/>
    <w:unhideWhenUsed/>
    <w:rsid w:val="00AE7539"/>
    <w:pPr>
      <w:tabs>
        <w:tab w:val="right" w:leader="dot" w:pos="9060"/>
      </w:tabs>
      <w:spacing w:after="100"/>
    </w:pPr>
  </w:style>
  <w:style w:type="paragraph" w:styleId="TOC2">
    <w:name w:val="toc 2"/>
    <w:basedOn w:val="Normal"/>
    <w:next w:val="Normal"/>
    <w:autoRedefine/>
    <w:uiPriority w:val="39"/>
    <w:unhideWhenUsed/>
    <w:rsid w:val="00777214"/>
    <w:pPr>
      <w:spacing w:after="100"/>
      <w:ind w:left="240"/>
    </w:pPr>
  </w:style>
  <w:style w:type="paragraph" w:styleId="TOC3">
    <w:name w:val="toc 3"/>
    <w:basedOn w:val="Normal"/>
    <w:next w:val="Normal"/>
    <w:autoRedefine/>
    <w:uiPriority w:val="39"/>
    <w:unhideWhenUsed/>
    <w:rsid w:val="00777214"/>
    <w:pPr>
      <w:spacing w:after="100"/>
      <w:ind w:left="480"/>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67F81"/>
    <w:rPr>
      <w:b/>
      <w:bCs/>
    </w:rPr>
  </w:style>
  <w:style w:type="character" w:customStyle="1" w:styleId="CommentSubjectChar">
    <w:name w:val="Comment Subject Char"/>
    <w:basedOn w:val="CommentTextChar"/>
    <w:link w:val="CommentSubject"/>
    <w:uiPriority w:val="99"/>
    <w:semiHidden/>
    <w:rsid w:val="00567F81"/>
    <w:rPr>
      <w:b/>
      <w:bCs/>
      <w:sz w:val="20"/>
      <w:szCs w:val="20"/>
    </w:rPr>
  </w:style>
  <w:style w:type="table" w:styleId="ListTable3">
    <w:name w:val="List Table 3"/>
    <w:basedOn w:val="TableNormal"/>
    <w:uiPriority w:val="48"/>
    <w:rsid w:val="0040697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TMLCode">
    <w:name w:val="HTML Code"/>
    <w:basedOn w:val="DefaultParagraphFont"/>
    <w:uiPriority w:val="99"/>
    <w:semiHidden/>
    <w:unhideWhenUsed/>
    <w:rsid w:val="002B06F2"/>
    <w:rPr>
      <w:rFonts w:ascii="Courier New" w:eastAsia="Times New Roman" w:hAnsi="Courier New" w:cs="Courier New"/>
      <w:sz w:val="20"/>
      <w:szCs w:val="20"/>
    </w:rPr>
  </w:style>
  <w:style w:type="paragraph" w:styleId="Revision">
    <w:name w:val="Revision"/>
    <w:hidden/>
    <w:uiPriority w:val="99"/>
    <w:semiHidden/>
    <w:rsid w:val="002560D6"/>
    <w:pPr>
      <w:spacing w:after="0" w:line="240" w:lineRule="auto"/>
    </w:pPr>
  </w:style>
  <w:style w:type="character" w:styleId="UnresolvedMention">
    <w:name w:val="Unresolved Mention"/>
    <w:basedOn w:val="DefaultParagraphFont"/>
    <w:uiPriority w:val="99"/>
    <w:semiHidden/>
    <w:unhideWhenUsed/>
    <w:rsid w:val="004F5967"/>
    <w:rPr>
      <w:color w:val="605E5C"/>
      <w:shd w:val="clear" w:color="auto" w:fill="E1DFDD"/>
    </w:rPr>
  </w:style>
  <w:style w:type="paragraph" w:styleId="Caption">
    <w:name w:val="caption"/>
    <w:basedOn w:val="Normal"/>
    <w:next w:val="Normal"/>
    <w:uiPriority w:val="35"/>
    <w:unhideWhenUsed/>
    <w:qFormat/>
    <w:rsid w:val="008C15B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C3C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02">
      <w:bodyDiv w:val="1"/>
      <w:marLeft w:val="0"/>
      <w:marRight w:val="0"/>
      <w:marTop w:val="0"/>
      <w:marBottom w:val="0"/>
      <w:divBdr>
        <w:top w:val="none" w:sz="0" w:space="0" w:color="auto"/>
        <w:left w:val="none" w:sz="0" w:space="0" w:color="auto"/>
        <w:bottom w:val="none" w:sz="0" w:space="0" w:color="auto"/>
        <w:right w:val="none" w:sz="0" w:space="0" w:color="auto"/>
      </w:divBdr>
      <w:divsChild>
        <w:div w:id="1993823905">
          <w:marLeft w:val="0"/>
          <w:marRight w:val="0"/>
          <w:marTop w:val="0"/>
          <w:marBottom w:val="0"/>
          <w:divBdr>
            <w:top w:val="none" w:sz="0" w:space="0" w:color="auto"/>
            <w:left w:val="none" w:sz="0" w:space="0" w:color="auto"/>
            <w:bottom w:val="none" w:sz="0" w:space="0" w:color="auto"/>
            <w:right w:val="none" w:sz="0" w:space="0" w:color="auto"/>
          </w:divBdr>
        </w:div>
      </w:divsChild>
    </w:div>
    <w:div w:id="187522847">
      <w:bodyDiv w:val="1"/>
      <w:marLeft w:val="0"/>
      <w:marRight w:val="0"/>
      <w:marTop w:val="0"/>
      <w:marBottom w:val="0"/>
      <w:divBdr>
        <w:top w:val="none" w:sz="0" w:space="0" w:color="auto"/>
        <w:left w:val="none" w:sz="0" w:space="0" w:color="auto"/>
        <w:bottom w:val="none" w:sz="0" w:space="0" w:color="auto"/>
        <w:right w:val="none" w:sz="0" w:space="0" w:color="auto"/>
      </w:divBdr>
    </w:div>
    <w:div w:id="244581165">
      <w:bodyDiv w:val="1"/>
      <w:marLeft w:val="0"/>
      <w:marRight w:val="0"/>
      <w:marTop w:val="0"/>
      <w:marBottom w:val="0"/>
      <w:divBdr>
        <w:top w:val="none" w:sz="0" w:space="0" w:color="auto"/>
        <w:left w:val="none" w:sz="0" w:space="0" w:color="auto"/>
        <w:bottom w:val="none" w:sz="0" w:space="0" w:color="auto"/>
        <w:right w:val="none" w:sz="0" w:space="0" w:color="auto"/>
      </w:divBdr>
    </w:div>
    <w:div w:id="259338013">
      <w:bodyDiv w:val="1"/>
      <w:marLeft w:val="0"/>
      <w:marRight w:val="0"/>
      <w:marTop w:val="0"/>
      <w:marBottom w:val="0"/>
      <w:divBdr>
        <w:top w:val="none" w:sz="0" w:space="0" w:color="auto"/>
        <w:left w:val="none" w:sz="0" w:space="0" w:color="auto"/>
        <w:bottom w:val="none" w:sz="0" w:space="0" w:color="auto"/>
        <w:right w:val="none" w:sz="0" w:space="0" w:color="auto"/>
      </w:divBdr>
    </w:div>
    <w:div w:id="308872385">
      <w:bodyDiv w:val="1"/>
      <w:marLeft w:val="0"/>
      <w:marRight w:val="0"/>
      <w:marTop w:val="0"/>
      <w:marBottom w:val="0"/>
      <w:divBdr>
        <w:top w:val="none" w:sz="0" w:space="0" w:color="auto"/>
        <w:left w:val="none" w:sz="0" w:space="0" w:color="auto"/>
        <w:bottom w:val="none" w:sz="0" w:space="0" w:color="auto"/>
        <w:right w:val="none" w:sz="0" w:space="0" w:color="auto"/>
      </w:divBdr>
    </w:div>
    <w:div w:id="407574666">
      <w:bodyDiv w:val="1"/>
      <w:marLeft w:val="0"/>
      <w:marRight w:val="0"/>
      <w:marTop w:val="0"/>
      <w:marBottom w:val="0"/>
      <w:divBdr>
        <w:top w:val="none" w:sz="0" w:space="0" w:color="auto"/>
        <w:left w:val="none" w:sz="0" w:space="0" w:color="auto"/>
        <w:bottom w:val="none" w:sz="0" w:space="0" w:color="auto"/>
        <w:right w:val="none" w:sz="0" w:space="0" w:color="auto"/>
      </w:divBdr>
    </w:div>
    <w:div w:id="415369424">
      <w:bodyDiv w:val="1"/>
      <w:marLeft w:val="0"/>
      <w:marRight w:val="0"/>
      <w:marTop w:val="0"/>
      <w:marBottom w:val="0"/>
      <w:divBdr>
        <w:top w:val="none" w:sz="0" w:space="0" w:color="auto"/>
        <w:left w:val="none" w:sz="0" w:space="0" w:color="auto"/>
        <w:bottom w:val="none" w:sz="0" w:space="0" w:color="auto"/>
        <w:right w:val="none" w:sz="0" w:space="0" w:color="auto"/>
      </w:divBdr>
    </w:div>
    <w:div w:id="496074352">
      <w:bodyDiv w:val="1"/>
      <w:marLeft w:val="0"/>
      <w:marRight w:val="0"/>
      <w:marTop w:val="0"/>
      <w:marBottom w:val="0"/>
      <w:divBdr>
        <w:top w:val="none" w:sz="0" w:space="0" w:color="auto"/>
        <w:left w:val="none" w:sz="0" w:space="0" w:color="auto"/>
        <w:bottom w:val="none" w:sz="0" w:space="0" w:color="auto"/>
        <w:right w:val="none" w:sz="0" w:space="0" w:color="auto"/>
      </w:divBdr>
    </w:div>
    <w:div w:id="726802135">
      <w:bodyDiv w:val="1"/>
      <w:marLeft w:val="0"/>
      <w:marRight w:val="0"/>
      <w:marTop w:val="0"/>
      <w:marBottom w:val="0"/>
      <w:divBdr>
        <w:top w:val="none" w:sz="0" w:space="0" w:color="auto"/>
        <w:left w:val="none" w:sz="0" w:space="0" w:color="auto"/>
        <w:bottom w:val="none" w:sz="0" w:space="0" w:color="auto"/>
        <w:right w:val="none" w:sz="0" w:space="0" w:color="auto"/>
      </w:divBdr>
    </w:div>
    <w:div w:id="805703517">
      <w:bodyDiv w:val="1"/>
      <w:marLeft w:val="0"/>
      <w:marRight w:val="0"/>
      <w:marTop w:val="0"/>
      <w:marBottom w:val="0"/>
      <w:divBdr>
        <w:top w:val="none" w:sz="0" w:space="0" w:color="auto"/>
        <w:left w:val="none" w:sz="0" w:space="0" w:color="auto"/>
        <w:bottom w:val="none" w:sz="0" w:space="0" w:color="auto"/>
        <w:right w:val="none" w:sz="0" w:space="0" w:color="auto"/>
      </w:divBdr>
    </w:div>
    <w:div w:id="959606816">
      <w:bodyDiv w:val="1"/>
      <w:marLeft w:val="0"/>
      <w:marRight w:val="0"/>
      <w:marTop w:val="0"/>
      <w:marBottom w:val="0"/>
      <w:divBdr>
        <w:top w:val="none" w:sz="0" w:space="0" w:color="auto"/>
        <w:left w:val="none" w:sz="0" w:space="0" w:color="auto"/>
        <w:bottom w:val="none" w:sz="0" w:space="0" w:color="auto"/>
        <w:right w:val="none" w:sz="0" w:space="0" w:color="auto"/>
      </w:divBdr>
    </w:div>
    <w:div w:id="1008101498">
      <w:bodyDiv w:val="1"/>
      <w:marLeft w:val="0"/>
      <w:marRight w:val="0"/>
      <w:marTop w:val="0"/>
      <w:marBottom w:val="0"/>
      <w:divBdr>
        <w:top w:val="none" w:sz="0" w:space="0" w:color="auto"/>
        <w:left w:val="none" w:sz="0" w:space="0" w:color="auto"/>
        <w:bottom w:val="none" w:sz="0" w:space="0" w:color="auto"/>
        <w:right w:val="none" w:sz="0" w:space="0" w:color="auto"/>
      </w:divBdr>
    </w:div>
    <w:div w:id="1060328844">
      <w:bodyDiv w:val="1"/>
      <w:marLeft w:val="0"/>
      <w:marRight w:val="0"/>
      <w:marTop w:val="0"/>
      <w:marBottom w:val="0"/>
      <w:divBdr>
        <w:top w:val="none" w:sz="0" w:space="0" w:color="auto"/>
        <w:left w:val="none" w:sz="0" w:space="0" w:color="auto"/>
        <w:bottom w:val="none" w:sz="0" w:space="0" w:color="auto"/>
        <w:right w:val="none" w:sz="0" w:space="0" w:color="auto"/>
      </w:divBdr>
    </w:div>
    <w:div w:id="1422293130">
      <w:bodyDiv w:val="1"/>
      <w:marLeft w:val="0"/>
      <w:marRight w:val="0"/>
      <w:marTop w:val="0"/>
      <w:marBottom w:val="0"/>
      <w:divBdr>
        <w:top w:val="none" w:sz="0" w:space="0" w:color="auto"/>
        <w:left w:val="none" w:sz="0" w:space="0" w:color="auto"/>
        <w:bottom w:val="none" w:sz="0" w:space="0" w:color="auto"/>
        <w:right w:val="none" w:sz="0" w:space="0" w:color="auto"/>
      </w:divBdr>
      <w:divsChild>
        <w:div w:id="1853689135">
          <w:marLeft w:val="0"/>
          <w:marRight w:val="0"/>
          <w:marTop w:val="0"/>
          <w:marBottom w:val="0"/>
          <w:divBdr>
            <w:top w:val="none" w:sz="0" w:space="0" w:color="auto"/>
            <w:left w:val="none" w:sz="0" w:space="0" w:color="auto"/>
            <w:bottom w:val="none" w:sz="0" w:space="0" w:color="auto"/>
            <w:right w:val="none" w:sz="0" w:space="0" w:color="auto"/>
          </w:divBdr>
          <w:divsChild>
            <w:div w:id="1317610798">
              <w:marLeft w:val="0"/>
              <w:marRight w:val="0"/>
              <w:marTop w:val="0"/>
              <w:marBottom w:val="0"/>
              <w:divBdr>
                <w:top w:val="none" w:sz="0" w:space="0" w:color="auto"/>
                <w:left w:val="none" w:sz="0" w:space="0" w:color="auto"/>
                <w:bottom w:val="none" w:sz="0" w:space="0" w:color="auto"/>
                <w:right w:val="none" w:sz="0" w:space="0" w:color="auto"/>
              </w:divBdr>
              <w:divsChild>
                <w:div w:id="1018896652">
                  <w:marLeft w:val="0"/>
                  <w:marRight w:val="0"/>
                  <w:marTop w:val="0"/>
                  <w:marBottom w:val="0"/>
                  <w:divBdr>
                    <w:top w:val="none" w:sz="0" w:space="0" w:color="auto"/>
                    <w:left w:val="none" w:sz="0" w:space="0" w:color="auto"/>
                    <w:bottom w:val="none" w:sz="0" w:space="0" w:color="auto"/>
                    <w:right w:val="none" w:sz="0" w:space="0" w:color="auto"/>
                  </w:divBdr>
                  <w:divsChild>
                    <w:div w:id="973750505">
                      <w:marLeft w:val="0"/>
                      <w:marRight w:val="0"/>
                      <w:marTop w:val="0"/>
                      <w:marBottom w:val="0"/>
                      <w:divBdr>
                        <w:top w:val="none" w:sz="0" w:space="0" w:color="auto"/>
                        <w:left w:val="none" w:sz="0" w:space="0" w:color="auto"/>
                        <w:bottom w:val="none" w:sz="0" w:space="0" w:color="auto"/>
                        <w:right w:val="none" w:sz="0" w:space="0" w:color="auto"/>
                      </w:divBdr>
                      <w:divsChild>
                        <w:div w:id="833224979">
                          <w:marLeft w:val="0"/>
                          <w:marRight w:val="0"/>
                          <w:marTop w:val="0"/>
                          <w:marBottom w:val="0"/>
                          <w:divBdr>
                            <w:top w:val="none" w:sz="0" w:space="0" w:color="auto"/>
                            <w:left w:val="none" w:sz="0" w:space="0" w:color="auto"/>
                            <w:bottom w:val="none" w:sz="0" w:space="0" w:color="auto"/>
                            <w:right w:val="none" w:sz="0" w:space="0" w:color="auto"/>
                          </w:divBdr>
                          <w:divsChild>
                            <w:div w:id="14233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286303">
      <w:bodyDiv w:val="1"/>
      <w:marLeft w:val="0"/>
      <w:marRight w:val="0"/>
      <w:marTop w:val="0"/>
      <w:marBottom w:val="0"/>
      <w:divBdr>
        <w:top w:val="none" w:sz="0" w:space="0" w:color="auto"/>
        <w:left w:val="none" w:sz="0" w:space="0" w:color="auto"/>
        <w:bottom w:val="none" w:sz="0" w:space="0" w:color="auto"/>
        <w:right w:val="none" w:sz="0" w:space="0" w:color="auto"/>
      </w:divBdr>
    </w:div>
    <w:div w:id="1535074091">
      <w:bodyDiv w:val="1"/>
      <w:marLeft w:val="0"/>
      <w:marRight w:val="0"/>
      <w:marTop w:val="0"/>
      <w:marBottom w:val="0"/>
      <w:divBdr>
        <w:top w:val="none" w:sz="0" w:space="0" w:color="auto"/>
        <w:left w:val="none" w:sz="0" w:space="0" w:color="auto"/>
        <w:bottom w:val="none" w:sz="0" w:space="0" w:color="auto"/>
        <w:right w:val="none" w:sz="0" w:space="0" w:color="auto"/>
      </w:divBdr>
    </w:div>
    <w:div w:id="1763606000">
      <w:bodyDiv w:val="1"/>
      <w:marLeft w:val="0"/>
      <w:marRight w:val="0"/>
      <w:marTop w:val="0"/>
      <w:marBottom w:val="0"/>
      <w:divBdr>
        <w:top w:val="none" w:sz="0" w:space="0" w:color="auto"/>
        <w:left w:val="none" w:sz="0" w:space="0" w:color="auto"/>
        <w:bottom w:val="none" w:sz="0" w:space="0" w:color="auto"/>
        <w:right w:val="none" w:sz="0" w:space="0" w:color="auto"/>
      </w:divBdr>
    </w:div>
    <w:div w:id="1767535912">
      <w:bodyDiv w:val="1"/>
      <w:marLeft w:val="0"/>
      <w:marRight w:val="0"/>
      <w:marTop w:val="0"/>
      <w:marBottom w:val="0"/>
      <w:divBdr>
        <w:top w:val="none" w:sz="0" w:space="0" w:color="auto"/>
        <w:left w:val="none" w:sz="0" w:space="0" w:color="auto"/>
        <w:bottom w:val="none" w:sz="0" w:space="0" w:color="auto"/>
        <w:right w:val="none" w:sz="0" w:space="0" w:color="auto"/>
      </w:divBdr>
    </w:div>
    <w:div w:id="1771705631">
      <w:bodyDiv w:val="1"/>
      <w:marLeft w:val="0"/>
      <w:marRight w:val="0"/>
      <w:marTop w:val="0"/>
      <w:marBottom w:val="0"/>
      <w:divBdr>
        <w:top w:val="none" w:sz="0" w:space="0" w:color="auto"/>
        <w:left w:val="none" w:sz="0" w:space="0" w:color="auto"/>
        <w:bottom w:val="none" w:sz="0" w:space="0" w:color="auto"/>
        <w:right w:val="none" w:sz="0" w:space="0" w:color="auto"/>
      </w:divBdr>
    </w:div>
    <w:div w:id="1922642501">
      <w:bodyDiv w:val="1"/>
      <w:marLeft w:val="0"/>
      <w:marRight w:val="0"/>
      <w:marTop w:val="0"/>
      <w:marBottom w:val="0"/>
      <w:divBdr>
        <w:top w:val="none" w:sz="0" w:space="0" w:color="auto"/>
        <w:left w:val="none" w:sz="0" w:space="0" w:color="auto"/>
        <w:bottom w:val="none" w:sz="0" w:space="0" w:color="auto"/>
        <w:right w:val="none" w:sz="0" w:space="0" w:color="auto"/>
      </w:divBdr>
    </w:div>
    <w:div w:id="1923024453">
      <w:bodyDiv w:val="1"/>
      <w:marLeft w:val="0"/>
      <w:marRight w:val="0"/>
      <w:marTop w:val="0"/>
      <w:marBottom w:val="0"/>
      <w:divBdr>
        <w:top w:val="none" w:sz="0" w:space="0" w:color="auto"/>
        <w:left w:val="none" w:sz="0" w:space="0" w:color="auto"/>
        <w:bottom w:val="none" w:sz="0" w:space="0" w:color="auto"/>
        <w:right w:val="none" w:sz="0" w:space="0" w:color="auto"/>
      </w:divBdr>
    </w:div>
    <w:div w:id="1996639276">
      <w:bodyDiv w:val="1"/>
      <w:marLeft w:val="0"/>
      <w:marRight w:val="0"/>
      <w:marTop w:val="0"/>
      <w:marBottom w:val="0"/>
      <w:divBdr>
        <w:top w:val="none" w:sz="0" w:space="0" w:color="auto"/>
        <w:left w:val="none" w:sz="0" w:space="0" w:color="auto"/>
        <w:bottom w:val="none" w:sz="0" w:space="0" w:color="auto"/>
        <w:right w:val="none" w:sz="0" w:space="0" w:color="auto"/>
      </w:divBdr>
    </w:div>
    <w:div w:id="2060130638">
      <w:bodyDiv w:val="1"/>
      <w:marLeft w:val="0"/>
      <w:marRight w:val="0"/>
      <w:marTop w:val="0"/>
      <w:marBottom w:val="0"/>
      <w:divBdr>
        <w:top w:val="none" w:sz="0" w:space="0" w:color="auto"/>
        <w:left w:val="none" w:sz="0" w:space="0" w:color="auto"/>
        <w:bottom w:val="none" w:sz="0" w:space="0" w:color="auto"/>
        <w:right w:val="none" w:sz="0" w:space="0" w:color="auto"/>
      </w:divBdr>
    </w:div>
    <w:div w:id="2090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societe.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ustworkx.org/"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github.com/aneoconsulting/Formations/blob/main/armonik-rd.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pytest.org/en/8.2.x/"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kubernetes.io/" TargetMode="External"/><Relationship Id="rId28"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armonik.fr/"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IATIC 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0E881C-4E51-47A5-A90F-84F8E1A1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18</Pages>
  <Words>4611</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Diagnosing the Progress of Profit Production and its Dependencies in ArmoniK</vt:lpstr>
    </vt:vector>
  </TitlesOfParts>
  <Company/>
  <LinksUpToDate>false</LinksUpToDate>
  <CharactersWithSpaces>29917</CharactersWithSpaces>
  <SharedDoc>false</SharedDoc>
  <HLinks>
    <vt:vector size="246" baseType="variant">
      <vt:variant>
        <vt:i4>4063284</vt:i4>
      </vt:variant>
      <vt:variant>
        <vt:i4>240</vt:i4>
      </vt:variant>
      <vt:variant>
        <vt:i4>0</vt:i4>
      </vt:variant>
      <vt:variant>
        <vt:i4>5</vt:i4>
      </vt:variant>
      <vt:variant>
        <vt:lpwstr>https://www.rustworkx.org/</vt:lpwstr>
      </vt:variant>
      <vt:variant>
        <vt:lpwstr/>
      </vt:variant>
      <vt:variant>
        <vt:i4>1376323</vt:i4>
      </vt:variant>
      <vt:variant>
        <vt:i4>237</vt:i4>
      </vt:variant>
      <vt:variant>
        <vt:i4>0</vt:i4>
      </vt:variant>
      <vt:variant>
        <vt:i4>5</vt:i4>
      </vt:variant>
      <vt:variant>
        <vt:lpwstr>https://docs.pytest.org/en/8.2.x/</vt:lpwstr>
      </vt:variant>
      <vt:variant>
        <vt:lpwstr/>
      </vt:variant>
      <vt:variant>
        <vt:i4>3014778</vt:i4>
      </vt:variant>
      <vt:variant>
        <vt:i4>234</vt:i4>
      </vt:variant>
      <vt:variant>
        <vt:i4>0</vt:i4>
      </vt:variant>
      <vt:variant>
        <vt:i4>5</vt:i4>
      </vt:variant>
      <vt:variant>
        <vt:lpwstr>https://kubernetes.io/</vt:lpwstr>
      </vt:variant>
      <vt:variant>
        <vt:lpwstr/>
      </vt:variant>
      <vt:variant>
        <vt:i4>6291503</vt:i4>
      </vt:variant>
      <vt:variant>
        <vt:i4>231</vt:i4>
      </vt:variant>
      <vt:variant>
        <vt:i4>0</vt:i4>
      </vt:variant>
      <vt:variant>
        <vt:i4>5</vt:i4>
      </vt:variant>
      <vt:variant>
        <vt:lpwstr>https://www.armonik.fr/</vt:lpwstr>
      </vt:variant>
      <vt:variant>
        <vt:lpwstr/>
      </vt:variant>
      <vt:variant>
        <vt:i4>5505118</vt:i4>
      </vt:variant>
      <vt:variant>
        <vt:i4>228</vt:i4>
      </vt:variant>
      <vt:variant>
        <vt:i4>0</vt:i4>
      </vt:variant>
      <vt:variant>
        <vt:i4>5</vt:i4>
      </vt:variant>
      <vt:variant>
        <vt:lpwstr>https://www.societe.com/</vt:lpwstr>
      </vt:variant>
      <vt:variant>
        <vt:lpwstr/>
      </vt:variant>
      <vt:variant>
        <vt:i4>4390943</vt:i4>
      </vt:variant>
      <vt:variant>
        <vt:i4>225</vt:i4>
      </vt:variant>
      <vt:variant>
        <vt:i4>0</vt:i4>
      </vt:variant>
      <vt:variant>
        <vt:i4>5</vt:i4>
      </vt:variant>
      <vt:variant>
        <vt:lpwstr>https://github.com/aneoconsulting/Formations/blob/main/armonik-rd.md</vt:lpwstr>
      </vt:variant>
      <vt:variant>
        <vt:lpwstr/>
      </vt:variant>
      <vt:variant>
        <vt:i4>1638448</vt:i4>
      </vt:variant>
      <vt:variant>
        <vt:i4>209</vt:i4>
      </vt:variant>
      <vt:variant>
        <vt:i4>0</vt:i4>
      </vt:variant>
      <vt:variant>
        <vt:i4>5</vt:i4>
      </vt:variant>
      <vt:variant>
        <vt:lpwstr/>
      </vt:variant>
      <vt:variant>
        <vt:lpwstr>_Toc171435380</vt:lpwstr>
      </vt:variant>
      <vt:variant>
        <vt:i4>1441840</vt:i4>
      </vt:variant>
      <vt:variant>
        <vt:i4>203</vt:i4>
      </vt:variant>
      <vt:variant>
        <vt:i4>0</vt:i4>
      </vt:variant>
      <vt:variant>
        <vt:i4>5</vt:i4>
      </vt:variant>
      <vt:variant>
        <vt:lpwstr/>
      </vt:variant>
      <vt:variant>
        <vt:lpwstr>_Toc171435379</vt:lpwstr>
      </vt:variant>
      <vt:variant>
        <vt:i4>1441840</vt:i4>
      </vt:variant>
      <vt:variant>
        <vt:i4>197</vt:i4>
      </vt:variant>
      <vt:variant>
        <vt:i4>0</vt:i4>
      </vt:variant>
      <vt:variant>
        <vt:i4>5</vt:i4>
      </vt:variant>
      <vt:variant>
        <vt:lpwstr/>
      </vt:variant>
      <vt:variant>
        <vt:lpwstr>_Toc171435378</vt:lpwstr>
      </vt:variant>
      <vt:variant>
        <vt:i4>1441840</vt:i4>
      </vt:variant>
      <vt:variant>
        <vt:i4>191</vt:i4>
      </vt:variant>
      <vt:variant>
        <vt:i4>0</vt:i4>
      </vt:variant>
      <vt:variant>
        <vt:i4>5</vt:i4>
      </vt:variant>
      <vt:variant>
        <vt:lpwstr/>
      </vt:variant>
      <vt:variant>
        <vt:lpwstr>_Toc171435377</vt:lpwstr>
      </vt:variant>
      <vt:variant>
        <vt:i4>1441840</vt:i4>
      </vt:variant>
      <vt:variant>
        <vt:i4>185</vt:i4>
      </vt:variant>
      <vt:variant>
        <vt:i4>0</vt:i4>
      </vt:variant>
      <vt:variant>
        <vt:i4>5</vt:i4>
      </vt:variant>
      <vt:variant>
        <vt:lpwstr/>
      </vt:variant>
      <vt:variant>
        <vt:lpwstr>_Toc171435376</vt:lpwstr>
      </vt:variant>
      <vt:variant>
        <vt:i4>1441840</vt:i4>
      </vt:variant>
      <vt:variant>
        <vt:i4>179</vt:i4>
      </vt:variant>
      <vt:variant>
        <vt:i4>0</vt:i4>
      </vt:variant>
      <vt:variant>
        <vt:i4>5</vt:i4>
      </vt:variant>
      <vt:variant>
        <vt:lpwstr/>
      </vt:variant>
      <vt:variant>
        <vt:lpwstr>_Toc171435375</vt:lpwstr>
      </vt:variant>
      <vt:variant>
        <vt:i4>1441840</vt:i4>
      </vt:variant>
      <vt:variant>
        <vt:i4>173</vt:i4>
      </vt:variant>
      <vt:variant>
        <vt:i4>0</vt:i4>
      </vt:variant>
      <vt:variant>
        <vt:i4>5</vt:i4>
      </vt:variant>
      <vt:variant>
        <vt:lpwstr/>
      </vt:variant>
      <vt:variant>
        <vt:lpwstr>_Toc171435374</vt:lpwstr>
      </vt:variant>
      <vt:variant>
        <vt:i4>1441840</vt:i4>
      </vt:variant>
      <vt:variant>
        <vt:i4>167</vt:i4>
      </vt:variant>
      <vt:variant>
        <vt:i4>0</vt:i4>
      </vt:variant>
      <vt:variant>
        <vt:i4>5</vt:i4>
      </vt:variant>
      <vt:variant>
        <vt:lpwstr/>
      </vt:variant>
      <vt:variant>
        <vt:lpwstr>_Toc171435373</vt:lpwstr>
      </vt:variant>
      <vt:variant>
        <vt:i4>1114161</vt:i4>
      </vt:variant>
      <vt:variant>
        <vt:i4>158</vt:i4>
      </vt:variant>
      <vt:variant>
        <vt:i4>0</vt:i4>
      </vt:variant>
      <vt:variant>
        <vt:i4>5</vt:i4>
      </vt:variant>
      <vt:variant>
        <vt:lpwstr/>
      </vt:variant>
      <vt:variant>
        <vt:lpwstr>_Toc171434218</vt:lpwstr>
      </vt:variant>
      <vt:variant>
        <vt:i4>1114161</vt:i4>
      </vt:variant>
      <vt:variant>
        <vt:i4>152</vt:i4>
      </vt:variant>
      <vt:variant>
        <vt:i4>0</vt:i4>
      </vt:variant>
      <vt:variant>
        <vt:i4>5</vt:i4>
      </vt:variant>
      <vt:variant>
        <vt:lpwstr/>
      </vt:variant>
      <vt:variant>
        <vt:lpwstr>_Toc171434217</vt:lpwstr>
      </vt:variant>
      <vt:variant>
        <vt:i4>1114161</vt:i4>
      </vt:variant>
      <vt:variant>
        <vt:i4>146</vt:i4>
      </vt:variant>
      <vt:variant>
        <vt:i4>0</vt:i4>
      </vt:variant>
      <vt:variant>
        <vt:i4>5</vt:i4>
      </vt:variant>
      <vt:variant>
        <vt:lpwstr/>
      </vt:variant>
      <vt:variant>
        <vt:lpwstr>_Toc171434216</vt:lpwstr>
      </vt:variant>
      <vt:variant>
        <vt:i4>1114161</vt:i4>
      </vt:variant>
      <vt:variant>
        <vt:i4>140</vt:i4>
      </vt:variant>
      <vt:variant>
        <vt:i4>0</vt:i4>
      </vt:variant>
      <vt:variant>
        <vt:i4>5</vt:i4>
      </vt:variant>
      <vt:variant>
        <vt:lpwstr/>
      </vt:variant>
      <vt:variant>
        <vt:lpwstr>_Toc171434215</vt:lpwstr>
      </vt:variant>
      <vt:variant>
        <vt:i4>1114161</vt:i4>
      </vt:variant>
      <vt:variant>
        <vt:i4>134</vt:i4>
      </vt:variant>
      <vt:variant>
        <vt:i4>0</vt:i4>
      </vt:variant>
      <vt:variant>
        <vt:i4>5</vt:i4>
      </vt:variant>
      <vt:variant>
        <vt:lpwstr/>
      </vt:variant>
      <vt:variant>
        <vt:lpwstr>_Toc171434214</vt:lpwstr>
      </vt:variant>
      <vt:variant>
        <vt:i4>1114161</vt:i4>
      </vt:variant>
      <vt:variant>
        <vt:i4>128</vt:i4>
      </vt:variant>
      <vt:variant>
        <vt:i4>0</vt:i4>
      </vt:variant>
      <vt:variant>
        <vt:i4>5</vt:i4>
      </vt:variant>
      <vt:variant>
        <vt:lpwstr/>
      </vt:variant>
      <vt:variant>
        <vt:lpwstr>_Toc171434213</vt:lpwstr>
      </vt:variant>
      <vt:variant>
        <vt:i4>1114161</vt:i4>
      </vt:variant>
      <vt:variant>
        <vt:i4>122</vt:i4>
      </vt:variant>
      <vt:variant>
        <vt:i4>0</vt:i4>
      </vt:variant>
      <vt:variant>
        <vt:i4>5</vt:i4>
      </vt:variant>
      <vt:variant>
        <vt:lpwstr/>
      </vt:variant>
      <vt:variant>
        <vt:lpwstr>_Toc171434212</vt:lpwstr>
      </vt:variant>
      <vt:variant>
        <vt:i4>1114161</vt:i4>
      </vt:variant>
      <vt:variant>
        <vt:i4>116</vt:i4>
      </vt:variant>
      <vt:variant>
        <vt:i4>0</vt:i4>
      </vt:variant>
      <vt:variant>
        <vt:i4>5</vt:i4>
      </vt:variant>
      <vt:variant>
        <vt:lpwstr/>
      </vt:variant>
      <vt:variant>
        <vt:lpwstr>_Toc171434211</vt:lpwstr>
      </vt:variant>
      <vt:variant>
        <vt:i4>1114161</vt:i4>
      </vt:variant>
      <vt:variant>
        <vt:i4>110</vt:i4>
      </vt:variant>
      <vt:variant>
        <vt:i4>0</vt:i4>
      </vt:variant>
      <vt:variant>
        <vt:i4>5</vt:i4>
      </vt:variant>
      <vt:variant>
        <vt:lpwstr/>
      </vt:variant>
      <vt:variant>
        <vt:lpwstr>_Toc171434210</vt:lpwstr>
      </vt:variant>
      <vt:variant>
        <vt:i4>1048625</vt:i4>
      </vt:variant>
      <vt:variant>
        <vt:i4>104</vt:i4>
      </vt:variant>
      <vt:variant>
        <vt:i4>0</vt:i4>
      </vt:variant>
      <vt:variant>
        <vt:i4>5</vt:i4>
      </vt:variant>
      <vt:variant>
        <vt:lpwstr/>
      </vt:variant>
      <vt:variant>
        <vt:lpwstr>_Toc171434209</vt:lpwstr>
      </vt:variant>
      <vt:variant>
        <vt:i4>1048625</vt:i4>
      </vt:variant>
      <vt:variant>
        <vt:i4>98</vt:i4>
      </vt:variant>
      <vt:variant>
        <vt:i4>0</vt:i4>
      </vt:variant>
      <vt:variant>
        <vt:i4>5</vt:i4>
      </vt:variant>
      <vt:variant>
        <vt:lpwstr/>
      </vt:variant>
      <vt:variant>
        <vt:lpwstr>_Toc171434208</vt:lpwstr>
      </vt:variant>
      <vt:variant>
        <vt:i4>1048625</vt:i4>
      </vt:variant>
      <vt:variant>
        <vt:i4>92</vt:i4>
      </vt:variant>
      <vt:variant>
        <vt:i4>0</vt:i4>
      </vt:variant>
      <vt:variant>
        <vt:i4>5</vt:i4>
      </vt:variant>
      <vt:variant>
        <vt:lpwstr/>
      </vt:variant>
      <vt:variant>
        <vt:lpwstr>_Toc171434207</vt:lpwstr>
      </vt:variant>
      <vt:variant>
        <vt:i4>1048625</vt:i4>
      </vt:variant>
      <vt:variant>
        <vt:i4>86</vt:i4>
      </vt:variant>
      <vt:variant>
        <vt:i4>0</vt:i4>
      </vt:variant>
      <vt:variant>
        <vt:i4>5</vt:i4>
      </vt:variant>
      <vt:variant>
        <vt:lpwstr/>
      </vt:variant>
      <vt:variant>
        <vt:lpwstr>_Toc171434206</vt:lpwstr>
      </vt:variant>
      <vt:variant>
        <vt:i4>1048625</vt:i4>
      </vt:variant>
      <vt:variant>
        <vt:i4>80</vt:i4>
      </vt:variant>
      <vt:variant>
        <vt:i4>0</vt:i4>
      </vt:variant>
      <vt:variant>
        <vt:i4>5</vt:i4>
      </vt:variant>
      <vt:variant>
        <vt:lpwstr/>
      </vt:variant>
      <vt:variant>
        <vt:lpwstr>_Toc171434205</vt:lpwstr>
      </vt:variant>
      <vt:variant>
        <vt:i4>1048625</vt:i4>
      </vt:variant>
      <vt:variant>
        <vt:i4>74</vt:i4>
      </vt:variant>
      <vt:variant>
        <vt:i4>0</vt:i4>
      </vt:variant>
      <vt:variant>
        <vt:i4>5</vt:i4>
      </vt:variant>
      <vt:variant>
        <vt:lpwstr/>
      </vt:variant>
      <vt:variant>
        <vt:lpwstr>_Toc171434204</vt:lpwstr>
      </vt:variant>
      <vt:variant>
        <vt:i4>1048625</vt:i4>
      </vt:variant>
      <vt:variant>
        <vt:i4>68</vt:i4>
      </vt:variant>
      <vt:variant>
        <vt:i4>0</vt:i4>
      </vt:variant>
      <vt:variant>
        <vt:i4>5</vt:i4>
      </vt:variant>
      <vt:variant>
        <vt:lpwstr/>
      </vt:variant>
      <vt:variant>
        <vt:lpwstr>_Toc171434203</vt:lpwstr>
      </vt:variant>
      <vt:variant>
        <vt:i4>1048625</vt:i4>
      </vt:variant>
      <vt:variant>
        <vt:i4>62</vt:i4>
      </vt:variant>
      <vt:variant>
        <vt:i4>0</vt:i4>
      </vt:variant>
      <vt:variant>
        <vt:i4>5</vt:i4>
      </vt:variant>
      <vt:variant>
        <vt:lpwstr/>
      </vt:variant>
      <vt:variant>
        <vt:lpwstr>_Toc171434202</vt:lpwstr>
      </vt:variant>
      <vt:variant>
        <vt:i4>1048625</vt:i4>
      </vt:variant>
      <vt:variant>
        <vt:i4>56</vt:i4>
      </vt:variant>
      <vt:variant>
        <vt:i4>0</vt:i4>
      </vt:variant>
      <vt:variant>
        <vt:i4>5</vt:i4>
      </vt:variant>
      <vt:variant>
        <vt:lpwstr/>
      </vt:variant>
      <vt:variant>
        <vt:lpwstr>_Toc171434201</vt:lpwstr>
      </vt:variant>
      <vt:variant>
        <vt:i4>1048625</vt:i4>
      </vt:variant>
      <vt:variant>
        <vt:i4>50</vt:i4>
      </vt:variant>
      <vt:variant>
        <vt:i4>0</vt:i4>
      </vt:variant>
      <vt:variant>
        <vt:i4>5</vt:i4>
      </vt:variant>
      <vt:variant>
        <vt:lpwstr/>
      </vt:variant>
      <vt:variant>
        <vt:lpwstr>_Toc171434200</vt:lpwstr>
      </vt:variant>
      <vt:variant>
        <vt:i4>1638450</vt:i4>
      </vt:variant>
      <vt:variant>
        <vt:i4>44</vt:i4>
      </vt:variant>
      <vt:variant>
        <vt:i4>0</vt:i4>
      </vt:variant>
      <vt:variant>
        <vt:i4>5</vt:i4>
      </vt:variant>
      <vt:variant>
        <vt:lpwstr/>
      </vt:variant>
      <vt:variant>
        <vt:lpwstr>_Toc171434199</vt:lpwstr>
      </vt:variant>
      <vt:variant>
        <vt:i4>1638450</vt:i4>
      </vt:variant>
      <vt:variant>
        <vt:i4>38</vt:i4>
      </vt:variant>
      <vt:variant>
        <vt:i4>0</vt:i4>
      </vt:variant>
      <vt:variant>
        <vt:i4>5</vt:i4>
      </vt:variant>
      <vt:variant>
        <vt:lpwstr/>
      </vt:variant>
      <vt:variant>
        <vt:lpwstr>_Toc171434198</vt:lpwstr>
      </vt:variant>
      <vt:variant>
        <vt:i4>1638450</vt:i4>
      </vt:variant>
      <vt:variant>
        <vt:i4>32</vt:i4>
      </vt:variant>
      <vt:variant>
        <vt:i4>0</vt:i4>
      </vt:variant>
      <vt:variant>
        <vt:i4>5</vt:i4>
      </vt:variant>
      <vt:variant>
        <vt:lpwstr/>
      </vt:variant>
      <vt:variant>
        <vt:lpwstr>_Toc171434197</vt:lpwstr>
      </vt:variant>
      <vt:variant>
        <vt:i4>1638450</vt:i4>
      </vt:variant>
      <vt:variant>
        <vt:i4>26</vt:i4>
      </vt:variant>
      <vt:variant>
        <vt:i4>0</vt:i4>
      </vt:variant>
      <vt:variant>
        <vt:i4>5</vt:i4>
      </vt:variant>
      <vt:variant>
        <vt:lpwstr/>
      </vt:variant>
      <vt:variant>
        <vt:lpwstr>_Toc171434196</vt:lpwstr>
      </vt:variant>
      <vt:variant>
        <vt:i4>1638450</vt:i4>
      </vt:variant>
      <vt:variant>
        <vt:i4>20</vt:i4>
      </vt:variant>
      <vt:variant>
        <vt:i4>0</vt:i4>
      </vt:variant>
      <vt:variant>
        <vt:i4>5</vt:i4>
      </vt:variant>
      <vt:variant>
        <vt:lpwstr/>
      </vt:variant>
      <vt:variant>
        <vt:lpwstr>_Toc171434195</vt:lpwstr>
      </vt:variant>
      <vt:variant>
        <vt:i4>1638450</vt:i4>
      </vt:variant>
      <vt:variant>
        <vt:i4>14</vt:i4>
      </vt:variant>
      <vt:variant>
        <vt:i4>0</vt:i4>
      </vt:variant>
      <vt:variant>
        <vt:i4>5</vt:i4>
      </vt:variant>
      <vt:variant>
        <vt:lpwstr/>
      </vt:variant>
      <vt:variant>
        <vt:lpwstr>_Toc171434194</vt:lpwstr>
      </vt:variant>
      <vt:variant>
        <vt:i4>1638450</vt:i4>
      </vt:variant>
      <vt:variant>
        <vt:i4>8</vt:i4>
      </vt:variant>
      <vt:variant>
        <vt:i4>0</vt:i4>
      </vt:variant>
      <vt:variant>
        <vt:i4>5</vt:i4>
      </vt:variant>
      <vt:variant>
        <vt:lpwstr/>
      </vt:variant>
      <vt:variant>
        <vt:lpwstr>_Toc171434193</vt:lpwstr>
      </vt:variant>
      <vt:variant>
        <vt:i4>1638450</vt:i4>
      </vt:variant>
      <vt:variant>
        <vt:i4>2</vt:i4>
      </vt:variant>
      <vt:variant>
        <vt:i4>0</vt:i4>
      </vt:variant>
      <vt:variant>
        <vt:i4>5</vt:i4>
      </vt:variant>
      <vt:variant>
        <vt:lpwstr/>
      </vt:variant>
      <vt:variant>
        <vt:lpwstr>_Toc171434192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Diagnosing the Progress of Profit Production and its Dependencies in ArmoniK</dc:title>
  <dc:subject/>
  <dc:creator>Nylls Gersan BOUTOTO</dc:creator>
  <cp:keywords/>
  <dc:description/>
  <cp:lastModifiedBy>Nylls Gersan BOUTOTO (ANEO)</cp:lastModifiedBy>
  <cp:revision>851</cp:revision>
  <cp:lastPrinted>2024-07-10T14:32:00Z</cp:lastPrinted>
  <dcterms:created xsi:type="dcterms:W3CDTF">2024-07-03T23:58:00Z</dcterms:created>
  <dcterms:modified xsi:type="dcterms:W3CDTF">2024-07-10T14:32:00Z</dcterms:modified>
</cp:coreProperties>
</file>